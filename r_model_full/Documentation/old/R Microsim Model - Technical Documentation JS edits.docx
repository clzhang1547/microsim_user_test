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0C0F" w14:textId="0AAEA792" w:rsidR="00CC7643" w:rsidRDefault="005C3F85" w:rsidP="00DB34F1">
      <w:pPr>
        <w:ind w:right="5150"/>
        <w:rPr>
          <w:b/>
          <w:color w:val="FFFFFF" w:themeColor="background1"/>
        </w:rPr>
      </w:pPr>
      <w:bookmarkStart w:id="0" w:name="_Toc480880082"/>
      <w:bookmarkStart w:id="1" w:name="_Toc480880730"/>
      <w:bookmarkStart w:id="2" w:name="_Toc480887094"/>
      <w:bookmarkStart w:id="3" w:name="_Toc493271400"/>
      <w:bookmarkStart w:id="4" w:name="_Toc499111880"/>
      <w:bookmarkStart w:id="5" w:name="_Toc499111988"/>
      <w:bookmarkStart w:id="6" w:name="_Toc499113874"/>
      <w:bookmarkStart w:id="7" w:name="_Toc499780463"/>
      <w:r>
        <w:rPr>
          <w:b/>
          <w:color w:val="FFFFFF" w:themeColor="background1"/>
        </w:rPr>
        <w:t xml:space="preserve">Paid Leave </w:t>
      </w:r>
      <w:r w:rsidR="00CC7643">
        <w:rPr>
          <w:b/>
          <w:color w:val="FFFFFF" w:themeColor="background1"/>
        </w:rPr>
        <w:t>Microsimulation</w:t>
      </w:r>
    </w:p>
    <w:p w14:paraId="7961CF56" w14:textId="44081C34" w:rsidR="00E37E3F" w:rsidRPr="00B6009A" w:rsidRDefault="00CC7643" w:rsidP="00DB34F1">
      <w:pPr>
        <w:ind w:right="5150"/>
        <w:rPr>
          <w:b/>
          <w:color w:val="FFFFFF" w:themeColor="background1"/>
        </w:rPr>
      </w:pPr>
      <w:r>
        <w:rPr>
          <w:b/>
          <w:color w:val="FFFFFF" w:themeColor="background1"/>
        </w:rPr>
        <w:t xml:space="preserve">Model </w:t>
      </w:r>
      <w:r w:rsidR="00925FA6">
        <w:rPr>
          <w:b/>
          <w:color w:val="FFFFFF" w:themeColor="background1"/>
        </w:rPr>
        <w:t xml:space="preserve">– R Version </w:t>
      </w:r>
      <w:r>
        <w:rPr>
          <w:b/>
          <w:color w:val="FFFFFF" w:themeColor="background1"/>
        </w:rPr>
        <w:t>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bookmarkEnd w:id="7"/>
    </w:p>
    <w:p w14:paraId="385C1FA9" w14:textId="7A3DDBC0" w:rsidR="00E37E3F" w:rsidRDefault="00E37E3F" w:rsidP="00E37E3F">
      <w:pPr>
        <w:pStyle w:val="BodyText"/>
        <w:rPr>
          <w:rFonts w:ascii="Times New Roman" w:hAnsi="Times New Roman" w:cs="Times New Roman"/>
        </w:rPr>
      </w:pPr>
    </w:p>
    <w:p w14:paraId="322458DA" w14:textId="1878E41F" w:rsidR="00CE426C" w:rsidRPr="00CE426C" w:rsidRDefault="00CE426C" w:rsidP="00E37E3F">
      <w:pPr>
        <w:pStyle w:val="BodyText"/>
        <w:rPr>
          <w:rFonts w:ascii="Times New Roman" w:hAnsi="Times New Roman" w:cs="Times New Roman"/>
          <w:color w:val="FFFFFF" w:themeColor="background1"/>
        </w:rPr>
      </w:pPr>
      <w:r w:rsidRPr="00CE426C">
        <w:rPr>
          <w:rFonts w:ascii="Times New Roman" w:hAnsi="Times New Roman" w:cs="Times New Roman"/>
          <w:color w:val="FFFFFF" w:themeColor="background1"/>
        </w:rPr>
        <w:t>Draft</w:t>
      </w:r>
    </w:p>
    <w:p w14:paraId="02A3E54C" w14:textId="77777777" w:rsidR="00CE426C" w:rsidRPr="00B6009A" w:rsidRDefault="00CE426C" w:rsidP="00E37E3F">
      <w:pPr>
        <w:pStyle w:val="BodyText"/>
        <w:rPr>
          <w:rFonts w:ascii="Times New Roman" w:hAnsi="Times New Roman" w:cs="Times New Roman"/>
        </w:rPr>
      </w:pPr>
    </w:p>
    <w:p w14:paraId="34F848C6" w14:textId="4187E77E" w:rsidR="00E37E3F" w:rsidRPr="00B6009A" w:rsidRDefault="005C3F85" w:rsidP="00E37E3F">
      <w:pPr>
        <w:spacing w:before="24"/>
        <w:sectPr w:rsidR="00E37E3F" w:rsidRPr="00B6009A" w:rsidSect="00B861F8">
          <w:pgSz w:w="12240" w:h="15840"/>
          <w:pgMar w:top="760" w:right="1720" w:bottom="280" w:left="960" w:header="720" w:footer="720" w:gutter="0"/>
          <w:cols w:space="720"/>
        </w:sectPr>
      </w:pPr>
      <w:r>
        <w:rPr>
          <w:color w:val="FFFFFF"/>
        </w:rPr>
        <w:t>October 31, 2019</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3A4F170F"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w:t>
      </w:r>
      <w:r w:rsidR="00925FA6" w:rsidRPr="00925FA6">
        <w:rPr>
          <w:rFonts w:ascii="Times New Roman" w:eastAsiaTheme="majorEastAsia" w:hAnsi="Times New Roman" w:cs="Times New Roman"/>
          <w:b/>
          <w:bCs/>
          <w:color w:val="811327"/>
          <w:sz w:val="28"/>
        </w:rPr>
        <w:t>– R Version Documentation</w:t>
      </w:r>
    </w:p>
    <w:p w14:paraId="3649CE20" w14:textId="1114F84D" w:rsidR="00B861F8" w:rsidRDefault="00B861F8" w:rsidP="00B861F8">
      <w:pPr>
        <w:pStyle w:val="BodyText"/>
        <w:ind w:right="139"/>
        <w:jc w:val="right"/>
        <w:rPr>
          <w:rFonts w:ascii="Times New Roman" w:hAnsi="Times New Roman" w:cs="Times New Roman"/>
        </w:rPr>
      </w:pPr>
    </w:p>
    <w:p w14:paraId="6C8669E7" w14:textId="0160FBA4" w:rsidR="00CE426C" w:rsidRDefault="00CE426C" w:rsidP="00B861F8">
      <w:pPr>
        <w:pStyle w:val="BodyText"/>
        <w:ind w:right="139"/>
        <w:jc w:val="right"/>
        <w:rPr>
          <w:rFonts w:ascii="Times New Roman" w:hAnsi="Times New Roman" w:cs="Times New Roman"/>
        </w:rPr>
      </w:pPr>
      <w:r>
        <w:rPr>
          <w:rFonts w:ascii="Times New Roman" w:hAnsi="Times New Roman" w:cs="Times New Roman"/>
        </w:rPr>
        <w:t>Draft</w:t>
      </w:r>
    </w:p>
    <w:p w14:paraId="76104C14" w14:textId="77777777" w:rsidR="00CE426C" w:rsidRPr="00B6009A" w:rsidRDefault="00CE426C" w:rsidP="00B861F8">
      <w:pPr>
        <w:pStyle w:val="BodyText"/>
        <w:ind w:right="139"/>
        <w:jc w:val="right"/>
        <w:rPr>
          <w:rFonts w:ascii="Times New Roman" w:hAnsi="Times New Roman" w:cs="Times New Roman"/>
        </w:rPr>
      </w:pPr>
    </w:p>
    <w:p w14:paraId="0B111610" w14:textId="3C191EDA" w:rsidR="00E37E3F" w:rsidRPr="00B6009A" w:rsidRDefault="005C3F85" w:rsidP="005C3F85">
      <w:pPr>
        <w:pStyle w:val="BodyText"/>
        <w:jc w:val="right"/>
        <w:rPr>
          <w:rFonts w:ascii="Times New Roman" w:hAnsi="Times New Roman" w:cs="Times New Roman"/>
          <w:sz w:val="20"/>
        </w:rPr>
      </w:pPr>
      <w:r w:rsidRPr="005C3F85">
        <w:rPr>
          <w:rFonts w:ascii="Times New Roman" w:hAnsi="Times New Roman" w:cs="Times New Roman"/>
        </w:rPr>
        <w:t>October 31, 2019</w:t>
      </w: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70AB98B7" w14:textId="530EC545" w:rsidR="00A920EC"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3253924" w:history="1">
            <w:r w:rsidR="00A920EC" w:rsidRPr="00466174">
              <w:rPr>
                <w:rStyle w:val="Hyperlink"/>
                <w:noProof/>
              </w:rPr>
              <w:t>Chapter 1. Introduction</w:t>
            </w:r>
            <w:r w:rsidR="00A920EC">
              <w:rPr>
                <w:noProof/>
                <w:webHidden/>
              </w:rPr>
              <w:tab/>
            </w:r>
            <w:r w:rsidR="00A920EC">
              <w:rPr>
                <w:noProof/>
                <w:webHidden/>
              </w:rPr>
              <w:fldChar w:fldCharType="begin"/>
            </w:r>
            <w:r w:rsidR="00A920EC">
              <w:rPr>
                <w:noProof/>
                <w:webHidden/>
              </w:rPr>
              <w:instrText xml:space="preserve"> PAGEREF _Toc23253924 \h </w:instrText>
            </w:r>
            <w:r w:rsidR="00A920EC">
              <w:rPr>
                <w:noProof/>
                <w:webHidden/>
              </w:rPr>
            </w:r>
            <w:r w:rsidR="00A920EC">
              <w:rPr>
                <w:noProof/>
                <w:webHidden/>
              </w:rPr>
              <w:fldChar w:fldCharType="separate"/>
            </w:r>
            <w:r w:rsidR="00A920EC">
              <w:rPr>
                <w:noProof/>
                <w:webHidden/>
              </w:rPr>
              <w:t>6</w:t>
            </w:r>
            <w:r w:rsidR="00A920EC">
              <w:rPr>
                <w:noProof/>
                <w:webHidden/>
              </w:rPr>
              <w:fldChar w:fldCharType="end"/>
            </w:r>
          </w:hyperlink>
        </w:p>
        <w:p w14:paraId="020EA61C" w14:textId="64F932F1" w:rsidR="00A920EC" w:rsidRDefault="005B2022">
          <w:pPr>
            <w:pStyle w:val="TOC2"/>
            <w:rPr>
              <w:rFonts w:asciiTheme="minorHAnsi" w:eastAsiaTheme="minorEastAsia" w:hAnsiTheme="minorHAnsi" w:cstheme="minorBidi"/>
              <w:sz w:val="22"/>
              <w:szCs w:val="22"/>
            </w:rPr>
          </w:pPr>
          <w:hyperlink w:anchor="_Toc23253925" w:history="1">
            <w:r w:rsidR="00A920EC" w:rsidRPr="00466174">
              <w:rPr>
                <w:rStyle w:val="Hyperlink"/>
              </w:rPr>
              <w:t>1.1.</w:t>
            </w:r>
            <w:r w:rsidR="00A920EC">
              <w:rPr>
                <w:rFonts w:asciiTheme="minorHAnsi" w:eastAsiaTheme="minorEastAsia" w:hAnsiTheme="minorHAnsi" w:cstheme="minorBidi"/>
                <w:sz w:val="22"/>
                <w:szCs w:val="22"/>
              </w:rPr>
              <w:tab/>
            </w:r>
            <w:r w:rsidR="00A920EC" w:rsidRPr="00466174">
              <w:rPr>
                <w:rStyle w:val="Hyperlink"/>
              </w:rPr>
              <w:t>Purpose of Document</w:t>
            </w:r>
            <w:r w:rsidR="00A920EC">
              <w:rPr>
                <w:webHidden/>
              </w:rPr>
              <w:tab/>
            </w:r>
            <w:r w:rsidR="00A920EC">
              <w:rPr>
                <w:webHidden/>
              </w:rPr>
              <w:fldChar w:fldCharType="begin"/>
            </w:r>
            <w:r w:rsidR="00A920EC">
              <w:rPr>
                <w:webHidden/>
              </w:rPr>
              <w:instrText xml:space="preserve"> PAGEREF _Toc23253925 \h </w:instrText>
            </w:r>
            <w:r w:rsidR="00A920EC">
              <w:rPr>
                <w:webHidden/>
              </w:rPr>
            </w:r>
            <w:r w:rsidR="00A920EC">
              <w:rPr>
                <w:webHidden/>
              </w:rPr>
              <w:fldChar w:fldCharType="separate"/>
            </w:r>
            <w:r w:rsidR="00A920EC">
              <w:rPr>
                <w:webHidden/>
              </w:rPr>
              <w:t>6</w:t>
            </w:r>
            <w:r w:rsidR="00A920EC">
              <w:rPr>
                <w:webHidden/>
              </w:rPr>
              <w:fldChar w:fldCharType="end"/>
            </w:r>
          </w:hyperlink>
        </w:p>
        <w:p w14:paraId="07073CF1" w14:textId="5C3358EA" w:rsidR="00A920EC" w:rsidRDefault="005B2022">
          <w:pPr>
            <w:pStyle w:val="TOC2"/>
            <w:rPr>
              <w:rFonts w:asciiTheme="minorHAnsi" w:eastAsiaTheme="minorEastAsia" w:hAnsiTheme="minorHAnsi" w:cstheme="minorBidi"/>
              <w:sz w:val="22"/>
              <w:szCs w:val="22"/>
            </w:rPr>
          </w:pPr>
          <w:hyperlink w:anchor="_Toc23253926" w:history="1">
            <w:r w:rsidR="00A920EC" w:rsidRPr="00466174">
              <w:rPr>
                <w:rStyle w:val="Hyperlink"/>
              </w:rPr>
              <w:t>1.2</w:t>
            </w:r>
            <w:r w:rsidR="00A920EC">
              <w:rPr>
                <w:rFonts w:asciiTheme="minorHAnsi" w:eastAsiaTheme="minorEastAsia" w:hAnsiTheme="minorHAnsi" w:cstheme="minorBidi"/>
                <w:sz w:val="22"/>
                <w:szCs w:val="22"/>
              </w:rPr>
              <w:tab/>
            </w:r>
            <w:r w:rsidR="00A920EC" w:rsidRPr="00466174">
              <w:rPr>
                <w:rStyle w:val="Hyperlink"/>
              </w:rPr>
              <w:t>Motivation and Background</w:t>
            </w:r>
            <w:r w:rsidR="00A920EC">
              <w:rPr>
                <w:webHidden/>
              </w:rPr>
              <w:tab/>
            </w:r>
            <w:r w:rsidR="00A920EC">
              <w:rPr>
                <w:webHidden/>
              </w:rPr>
              <w:fldChar w:fldCharType="begin"/>
            </w:r>
            <w:r w:rsidR="00A920EC">
              <w:rPr>
                <w:webHidden/>
              </w:rPr>
              <w:instrText xml:space="preserve"> PAGEREF _Toc23253926 \h </w:instrText>
            </w:r>
            <w:r w:rsidR="00A920EC">
              <w:rPr>
                <w:webHidden/>
              </w:rPr>
            </w:r>
            <w:r w:rsidR="00A920EC">
              <w:rPr>
                <w:webHidden/>
              </w:rPr>
              <w:fldChar w:fldCharType="separate"/>
            </w:r>
            <w:r w:rsidR="00A920EC">
              <w:rPr>
                <w:webHidden/>
              </w:rPr>
              <w:t>6</w:t>
            </w:r>
            <w:r w:rsidR="00A920EC">
              <w:rPr>
                <w:webHidden/>
              </w:rPr>
              <w:fldChar w:fldCharType="end"/>
            </w:r>
          </w:hyperlink>
        </w:p>
        <w:p w14:paraId="3BB9A8F1" w14:textId="51B1269A" w:rsidR="00A920EC" w:rsidRDefault="005B2022">
          <w:pPr>
            <w:pStyle w:val="TOC2"/>
            <w:rPr>
              <w:rFonts w:asciiTheme="minorHAnsi" w:eastAsiaTheme="minorEastAsia" w:hAnsiTheme="minorHAnsi" w:cstheme="minorBidi"/>
              <w:sz w:val="22"/>
              <w:szCs w:val="22"/>
            </w:rPr>
          </w:pPr>
          <w:hyperlink w:anchor="_Toc23253927" w:history="1">
            <w:r w:rsidR="00A920EC" w:rsidRPr="00466174">
              <w:rPr>
                <w:rStyle w:val="Hyperlink"/>
              </w:rPr>
              <w:t>1.3</w:t>
            </w:r>
            <w:r w:rsidR="00A920EC">
              <w:rPr>
                <w:rFonts w:asciiTheme="minorHAnsi" w:eastAsiaTheme="minorEastAsia" w:hAnsiTheme="minorHAnsi" w:cstheme="minorBidi"/>
                <w:sz w:val="22"/>
                <w:szCs w:val="22"/>
              </w:rPr>
              <w:tab/>
            </w:r>
            <w:r w:rsidR="00A920EC" w:rsidRPr="00466174">
              <w:rPr>
                <w:rStyle w:val="Hyperlink"/>
              </w:rPr>
              <w:t>Model Overview</w:t>
            </w:r>
            <w:r w:rsidR="00A920EC">
              <w:rPr>
                <w:webHidden/>
              </w:rPr>
              <w:tab/>
            </w:r>
            <w:r w:rsidR="00A920EC">
              <w:rPr>
                <w:webHidden/>
              </w:rPr>
              <w:fldChar w:fldCharType="begin"/>
            </w:r>
            <w:r w:rsidR="00A920EC">
              <w:rPr>
                <w:webHidden/>
              </w:rPr>
              <w:instrText xml:space="preserve"> PAGEREF _Toc23253927 \h </w:instrText>
            </w:r>
            <w:r w:rsidR="00A920EC">
              <w:rPr>
                <w:webHidden/>
              </w:rPr>
            </w:r>
            <w:r w:rsidR="00A920EC">
              <w:rPr>
                <w:webHidden/>
              </w:rPr>
              <w:fldChar w:fldCharType="separate"/>
            </w:r>
            <w:r w:rsidR="00A920EC">
              <w:rPr>
                <w:webHidden/>
              </w:rPr>
              <w:t>7</w:t>
            </w:r>
            <w:r w:rsidR="00A920EC">
              <w:rPr>
                <w:webHidden/>
              </w:rPr>
              <w:fldChar w:fldCharType="end"/>
            </w:r>
          </w:hyperlink>
        </w:p>
        <w:p w14:paraId="5C9309A5" w14:textId="75C5CE8C" w:rsidR="00A920EC" w:rsidRDefault="005B2022">
          <w:pPr>
            <w:pStyle w:val="TOC2"/>
            <w:rPr>
              <w:rFonts w:asciiTheme="minorHAnsi" w:eastAsiaTheme="minorEastAsia" w:hAnsiTheme="minorHAnsi" w:cstheme="minorBidi"/>
              <w:sz w:val="22"/>
              <w:szCs w:val="22"/>
            </w:rPr>
          </w:pPr>
          <w:hyperlink w:anchor="_Toc23253928" w:history="1">
            <w:r w:rsidR="00A920EC" w:rsidRPr="00466174">
              <w:rPr>
                <w:rStyle w:val="Hyperlink"/>
              </w:rPr>
              <w:t>1.4</w:t>
            </w:r>
            <w:r w:rsidR="00A920EC">
              <w:rPr>
                <w:rFonts w:asciiTheme="minorHAnsi" w:eastAsiaTheme="minorEastAsia" w:hAnsiTheme="minorHAnsi" w:cstheme="minorBidi"/>
                <w:sz w:val="22"/>
                <w:szCs w:val="22"/>
              </w:rPr>
              <w:tab/>
            </w:r>
            <w:r w:rsidR="00A920EC" w:rsidRPr="00466174">
              <w:rPr>
                <w:rStyle w:val="Hyperlink"/>
              </w:rPr>
              <w:t>Structure of Report</w:t>
            </w:r>
            <w:r w:rsidR="00A920EC">
              <w:rPr>
                <w:webHidden/>
              </w:rPr>
              <w:tab/>
            </w:r>
            <w:r w:rsidR="00A920EC">
              <w:rPr>
                <w:webHidden/>
              </w:rPr>
              <w:fldChar w:fldCharType="begin"/>
            </w:r>
            <w:r w:rsidR="00A920EC">
              <w:rPr>
                <w:webHidden/>
              </w:rPr>
              <w:instrText xml:space="preserve"> PAGEREF _Toc23253928 \h </w:instrText>
            </w:r>
            <w:r w:rsidR="00A920EC">
              <w:rPr>
                <w:webHidden/>
              </w:rPr>
            </w:r>
            <w:r w:rsidR="00A920EC">
              <w:rPr>
                <w:webHidden/>
              </w:rPr>
              <w:fldChar w:fldCharType="separate"/>
            </w:r>
            <w:r w:rsidR="00A920EC">
              <w:rPr>
                <w:webHidden/>
              </w:rPr>
              <w:t>8</w:t>
            </w:r>
            <w:r w:rsidR="00A920EC">
              <w:rPr>
                <w:webHidden/>
              </w:rPr>
              <w:fldChar w:fldCharType="end"/>
            </w:r>
          </w:hyperlink>
        </w:p>
        <w:p w14:paraId="0FE5E346" w14:textId="3106092E" w:rsidR="00A920EC" w:rsidRDefault="005B2022">
          <w:pPr>
            <w:pStyle w:val="TOC1"/>
            <w:tabs>
              <w:tab w:val="right" w:leader="dot" w:pos="9350"/>
            </w:tabs>
            <w:rPr>
              <w:rFonts w:asciiTheme="minorHAnsi" w:eastAsiaTheme="minorEastAsia" w:hAnsiTheme="minorHAnsi" w:cstheme="minorBidi"/>
              <w:b w:val="0"/>
              <w:noProof/>
              <w:color w:val="auto"/>
              <w:sz w:val="22"/>
              <w:szCs w:val="22"/>
            </w:rPr>
          </w:pPr>
          <w:hyperlink w:anchor="_Toc23253929" w:history="1">
            <w:r w:rsidR="00A920EC" w:rsidRPr="00466174">
              <w:rPr>
                <w:rStyle w:val="Hyperlink"/>
                <w:noProof/>
              </w:rPr>
              <w:t>Chapter 2.   Model Overview</w:t>
            </w:r>
            <w:r w:rsidR="00A920EC">
              <w:rPr>
                <w:noProof/>
                <w:webHidden/>
              </w:rPr>
              <w:tab/>
            </w:r>
            <w:r w:rsidR="00A920EC">
              <w:rPr>
                <w:noProof/>
                <w:webHidden/>
              </w:rPr>
              <w:fldChar w:fldCharType="begin"/>
            </w:r>
            <w:r w:rsidR="00A920EC">
              <w:rPr>
                <w:noProof/>
                <w:webHidden/>
              </w:rPr>
              <w:instrText xml:space="preserve"> PAGEREF _Toc23253929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014CB03A" w14:textId="7B2CE21D" w:rsidR="00A920EC" w:rsidRDefault="005B2022">
          <w:pPr>
            <w:pStyle w:val="TOC2"/>
            <w:rPr>
              <w:rFonts w:asciiTheme="minorHAnsi" w:eastAsiaTheme="minorEastAsia" w:hAnsiTheme="minorHAnsi" w:cstheme="minorBidi"/>
              <w:sz w:val="22"/>
              <w:szCs w:val="22"/>
            </w:rPr>
          </w:pPr>
          <w:hyperlink w:anchor="_Toc23253930" w:history="1">
            <w:r w:rsidR="00A920EC" w:rsidRPr="00466174">
              <w:rPr>
                <w:rStyle w:val="Hyperlink"/>
              </w:rPr>
              <w:t>2.1</w:t>
            </w:r>
            <w:r w:rsidR="00A920EC">
              <w:rPr>
                <w:rFonts w:asciiTheme="minorHAnsi" w:eastAsiaTheme="minorEastAsia" w:hAnsiTheme="minorHAnsi" w:cstheme="minorBidi"/>
                <w:sz w:val="22"/>
                <w:szCs w:val="22"/>
              </w:rPr>
              <w:tab/>
            </w:r>
            <w:r w:rsidR="00A920EC" w:rsidRPr="00466174">
              <w:rPr>
                <w:rStyle w:val="Hyperlink"/>
              </w:rPr>
              <w:t>Model Purpose</w:t>
            </w:r>
            <w:r w:rsidR="00A920EC">
              <w:rPr>
                <w:webHidden/>
              </w:rPr>
              <w:tab/>
            </w:r>
            <w:r w:rsidR="00A920EC">
              <w:rPr>
                <w:webHidden/>
              </w:rPr>
              <w:fldChar w:fldCharType="begin"/>
            </w:r>
            <w:r w:rsidR="00A920EC">
              <w:rPr>
                <w:webHidden/>
              </w:rPr>
              <w:instrText xml:space="preserve"> PAGEREF _Toc23253930 \h </w:instrText>
            </w:r>
            <w:r w:rsidR="00A920EC">
              <w:rPr>
                <w:webHidden/>
              </w:rPr>
            </w:r>
            <w:r w:rsidR="00A920EC">
              <w:rPr>
                <w:webHidden/>
              </w:rPr>
              <w:fldChar w:fldCharType="separate"/>
            </w:r>
            <w:r w:rsidR="00A920EC">
              <w:rPr>
                <w:webHidden/>
              </w:rPr>
              <w:t>9</w:t>
            </w:r>
            <w:r w:rsidR="00A920EC">
              <w:rPr>
                <w:webHidden/>
              </w:rPr>
              <w:fldChar w:fldCharType="end"/>
            </w:r>
          </w:hyperlink>
        </w:p>
        <w:p w14:paraId="76115298" w14:textId="09A57231" w:rsidR="00A920EC" w:rsidRDefault="005B2022">
          <w:pPr>
            <w:pStyle w:val="TOC3"/>
            <w:rPr>
              <w:rFonts w:asciiTheme="minorHAnsi" w:eastAsiaTheme="minorEastAsia" w:hAnsiTheme="minorHAnsi" w:cstheme="minorBidi"/>
              <w:noProof/>
              <w:sz w:val="22"/>
              <w:szCs w:val="22"/>
            </w:rPr>
          </w:pPr>
          <w:hyperlink w:anchor="_Toc23253931" w:history="1">
            <w:r w:rsidR="00A920EC" w:rsidRPr="00466174">
              <w:rPr>
                <w:rStyle w:val="Hyperlink"/>
                <w:noProof/>
              </w:rPr>
              <w:t>2.1.1</w:t>
            </w:r>
            <w:r w:rsidR="00A920EC">
              <w:rPr>
                <w:rFonts w:asciiTheme="minorHAnsi" w:eastAsiaTheme="minorEastAsia" w:hAnsiTheme="minorHAnsi" w:cstheme="minorBidi"/>
                <w:noProof/>
                <w:sz w:val="22"/>
                <w:szCs w:val="22"/>
              </w:rPr>
              <w:tab/>
            </w:r>
            <w:r w:rsidR="00A920EC" w:rsidRPr="00466174">
              <w:rPr>
                <w:rStyle w:val="Hyperlink"/>
                <w:noProof/>
              </w:rPr>
              <w:t>Microsimulation Module</w:t>
            </w:r>
            <w:r w:rsidR="00A920EC">
              <w:rPr>
                <w:noProof/>
                <w:webHidden/>
              </w:rPr>
              <w:tab/>
            </w:r>
            <w:r w:rsidR="00A920EC">
              <w:rPr>
                <w:noProof/>
                <w:webHidden/>
              </w:rPr>
              <w:fldChar w:fldCharType="begin"/>
            </w:r>
            <w:r w:rsidR="00A920EC">
              <w:rPr>
                <w:noProof/>
                <w:webHidden/>
              </w:rPr>
              <w:instrText xml:space="preserve"> PAGEREF _Toc23253931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119A93E6" w14:textId="686D9AAC" w:rsidR="00A920EC" w:rsidRDefault="005B2022">
          <w:pPr>
            <w:pStyle w:val="TOC3"/>
            <w:rPr>
              <w:rFonts w:asciiTheme="minorHAnsi" w:eastAsiaTheme="minorEastAsia" w:hAnsiTheme="minorHAnsi" w:cstheme="minorBidi"/>
              <w:noProof/>
              <w:sz w:val="22"/>
              <w:szCs w:val="22"/>
            </w:rPr>
          </w:pPr>
          <w:hyperlink w:anchor="_Toc23253932" w:history="1">
            <w:r w:rsidR="00A920EC" w:rsidRPr="00466174">
              <w:rPr>
                <w:rStyle w:val="Hyperlink"/>
                <w:noProof/>
              </w:rPr>
              <w:t>2.1.2</w:t>
            </w:r>
            <w:r w:rsidR="00A920EC">
              <w:rPr>
                <w:rFonts w:asciiTheme="minorHAnsi" w:eastAsiaTheme="minorEastAsia" w:hAnsiTheme="minorHAnsi" w:cstheme="minorBidi"/>
                <w:noProof/>
                <w:sz w:val="22"/>
                <w:szCs w:val="22"/>
              </w:rPr>
              <w:tab/>
            </w:r>
            <w:r w:rsidR="00A920EC" w:rsidRPr="00466174">
              <w:rPr>
                <w:rStyle w:val="Hyperlink"/>
                <w:noProof/>
              </w:rPr>
              <w:t>Benefit Financing Module</w:t>
            </w:r>
            <w:r w:rsidR="00A920EC">
              <w:rPr>
                <w:noProof/>
                <w:webHidden/>
              </w:rPr>
              <w:tab/>
            </w:r>
            <w:r w:rsidR="00A920EC">
              <w:rPr>
                <w:noProof/>
                <w:webHidden/>
              </w:rPr>
              <w:fldChar w:fldCharType="begin"/>
            </w:r>
            <w:r w:rsidR="00A920EC">
              <w:rPr>
                <w:noProof/>
                <w:webHidden/>
              </w:rPr>
              <w:instrText xml:space="preserve"> PAGEREF _Toc23253932 \h </w:instrText>
            </w:r>
            <w:r w:rsidR="00A920EC">
              <w:rPr>
                <w:noProof/>
                <w:webHidden/>
              </w:rPr>
            </w:r>
            <w:r w:rsidR="00A920EC">
              <w:rPr>
                <w:noProof/>
                <w:webHidden/>
              </w:rPr>
              <w:fldChar w:fldCharType="separate"/>
            </w:r>
            <w:r w:rsidR="00A920EC">
              <w:rPr>
                <w:noProof/>
                <w:webHidden/>
              </w:rPr>
              <w:t>9</w:t>
            </w:r>
            <w:r w:rsidR="00A920EC">
              <w:rPr>
                <w:noProof/>
                <w:webHidden/>
              </w:rPr>
              <w:fldChar w:fldCharType="end"/>
            </w:r>
          </w:hyperlink>
        </w:p>
        <w:p w14:paraId="7228952D" w14:textId="6748ED60" w:rsidR="00A920EC" w:rsidRDefault="005B2022">
          <w:pPr>
            <w:pStyle w:val="TOC2"/>
            <w:rPr>
              <w:rFonts w:asciiTheme="minorHAnsi" w:eastAsiaTheme="minorEastAsia" w:hAnsiTheme="minorHAnsi" w:cstheme="minorBidi"/>
              <w:sz w:val="22"/>
              <w:szCs w:val="22"/>
            </w:rPr>
          </w:pPr>
          <w:hyperlink w:anchor="_Toc23253933" w:history="1">
            <w:r w:rsidR="00A920EC" w:rsidRPr="00466174">
              <w:rPr>
                <w:rStyle w:val="Hyperlink"/>
              </w:rPr>
              <w:t>2.2</w:t>
            </w:r>
            <w:r w:rsidR="00A920EC">
              <w:rPr>
                <w:rFonts w:asciiTheme="minorHAnsi" w:eastAsiaTheme="minorEastAsia" w:hAnsiTheme="minorHAnsi" w:cstheme="minorBidi"/>
                <w:sz w:val="22"/>
                <w:szCs w:val="22"/>
              </w:rPr>
              <w:tab/>
            </w:r>
            <w:r w:rsidR="00A920EC" w:rsidRPr="00466174">
              <w:rPr>
                <w:rStyle w:val="Hyperlink"/>
              </w:rPr>
              <w:t>Model Inputs</w:t>
            </w:r>
            <w:r w:rsidR="00A920EC">
              <w:rPr>
                <w:webHidden/>
              </w:rPr>
              <w:tab/>
            </w:r>
            <w:r w:rsidR="00A920EC">
              <w:rPr>
                <w:webHidden/>
              </w:rPr>
              <w:fldChar w:fldCharType="begin"/>
            </w:r>
            <w:r w:rsidR="00A920EC">
              <w:rPr>
                <w:webHidden/>
              </w:rPr>
              <w:instrText xml:space="preserve"> PAGEREF _Toc23253933 \h </w:instrText>
            </w:r>
            <w:r w:rsidR="00A920EC">
              <w:rPr>
                <w:webHidden/>
              </w:rPr>
            </w:r>
            <w:r w:rsidR="00A920EC">
              <w:rPr>
                <w:webHidden/>
              </w:rPr>
              <w:fldChar w:fldCharType="separate"/>
            </w:r>
            <w:r w:rsidR="00A920EC">
              <w:rPr>
                <w:webHidden/>
              </w:rPr>
              <w:t>10</w:t>
            </w:r>
            <w:r w:rsidR="00A920EC">
              <w:rPr>
                <w:webHidden/>
              </w:rPr>
              <w:fldChar w:fldCharType="end"/>
            </w:r>
          </w:hyperlink>
        </w:p>
        <w:p w14:paraId="19EFC926" w14:textId="5100CAA2" w:rsidR="00A920EC" w:rsidRDefault="005B2022">
          <w:pPr>
            <w:pStyle w:val="TOC3"/>
            <w:rPr>
              <w:rFonts w:asciiTheme="minorHAnsi" w:eastAsiaTheme="minorEastAsia" w:hAnsiTheme="minorHAnsi" w:cstheme="minorBidi"/>
              <w:noProof/>
              <w:sz w:val="22"/>
              <w:szCs w:val="22"/>
            </w:rPr>
          </w:pPr>
          <w:hyperlink w:anchor="_Toc23253934" w:history="1">
            <w:r w:rsidR="00A920EC" w:rsidRPr="00466174">
              <w:rPr>
                <w:rStyle w:val="Hyperlink"/>
                <w:noProof/>
              </w:rPr>
              <w:t>2.2.1</w:t>
            </w:r>
            <w:r w:rsidR="00A920EC">
              <w:rPr>
                <w:rFonts w:asciiTheme="minorHAnsi" w:eastAsiaTheme="minorEastAsia" w:hAnsiTheme="minorHAnsi" w:cstheme="minorBidi"/>
                <w:noProof/>
                <w:sz w:val="22"/>
                <w:szCs w:val="22"/>
              </w:rPr>
              <w:tab/>
            </w:r>
            <w:r w:rsidR="00A920EC" w:rsidRPr="00466174">
              <w:rPr>
                <w:rStyle w:val="Hyperlink"/>
                <w:noProof/>
              </w:rPr>
              <w:t>2012 FMLA Survey</w:t>
            </w:r>
            <w:r w:rsidR="00A920EC">
              <w:rPr>
                <w:noProof/>
                <w:webHidden/>
              </w:rPr>
              <w:tab/>
            </w:r>
            <w:r w:rsidR="00A920EC">
              <w:rPr>
                <w:noProof/>
                <w:webHidden/>
              </w:rPr>
              <w:fldChar w:fldCharType="begin"/>
            </w:r>
            <w:r w:rsidR="00A920EC">
              <w:rPr>
                <w:noProof/>
                <w:webHidden/>
              </w:rPr>
              <w:instrText xml:space="preserve"> PAGEREF _Toc23253934 \h </w:instrText>
            </w:r>
            <w:r w:rsidR="00A920EC">
              <w:rPr>
                <w:noProof/>
                <w:webHidden/>
              </w:rPr>
            </w:r>
            <w:r w:rsidR="00A920EC">
              <w:rPr>
                <w:noProof/>
                <w:webHidden/>
              </w:rPr>
              <w:fldChar w:fldCharType="separate"/>
            </w:r>
            <w:r w:rsidR="00A920EC">
              <w:rPr>
                <w:noProof/>
                <w:webHidden/>
              </w:rPr>
              <w:t>10</w:t>
            </w:r>
            <w:r w:rsidR="00A920EC">
              <w:rPr>
                <w:noProof/>
                <w:webHidden/>
              </w:rPr>
              <w:fldChar w:fldCharType="end"/>
            </w:r>
          </w:hyperlink>
        </w:p>
        <w:p w14:paraId="1F047C91" w14:textId="4A87417D" w:rsidR="00A920EC" w:rsidRDefault="005B2022">
          <w:pPr>
            <w:pStyle w:val="TOC3"/>
            <w:rPr>
              <w:rFonts w:asciiTheme="minorHAnsi" w:eastAsiaTheme="minorEastAsia" w:hAnsiTheme="minorHAnsi" w:cstheme="minorBidi"/>
              <w:noProof/>
              <w:sz w:val="22"/>
              <w:szCs w:val="22"/>
            </w:rPr>
          </w:pPr>
          <w:hyperlink w:anchor="_Toc23253935" w:history="1">
            <w:r w:rsidR="00A920EC" w:rsidRPr="00466174">
              <w:rPr>
                <w:rStyle w:val="Hyperlink"/>
                <w:noProof/>
              </w:rPr>
              <w:t>2.2.2</w:t>
            </w:r>
            <w:r w:rsidR="00A920EC">
              <w:rPr>
                <w:rFonts w:asciiTheme="minorHAnsi" w:eastAsiaTheme="minorEastAsia" w:hAnsiTheme="minorHAnsi" w:cstheme="minorBidi"/>
                <w:noProof/>
                <w:sz w:val="22"/>
                <w:szCs w:val="22"/>
              </w:rPr>
              <w:tab/>
            </w:r>
            <w:r w:rsidR="00A920EC" w:rsidRPr="00466174">
              <w:rPr>
                <w:rStyle w:val="Hyperlink"/>
                <w:noProof/>
              </w:rPr>
              <w:t>American Community Survey</w:t>
            </w:r>
            <w:r w:rsidR="00A920EC">
              <w:rPr>
                <w:noProof/>
                <w:webHidden/>
              </w:rPr>
              <w:tab/>
            </w:r>
            <w:r w:rsidR="00A920EC">
              <w:rPr>
                <w:noProof/>
                <w:webHidden/>
              </w:rPr>
              <w:fldChar w:fldCharType="begin"/>
            </w:r>
            <w:r w:rsidR="00A920EC">
              <w:rPr>
                <w:noProof/>
                <w:webHidden/>
              </w:rPr>
              <w:instrText xml:space="preserve"> PAGEREF _Toc23253935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A2B7E47" w14:textId="4E4EBFB2" w:rsidR="00A920EC" w:rsidRDefault="005B2022">
          <w:pPr>
            <w:pStyle w:val="TOC3"/>
            <w:rPr>
              <w:rFonts w:asciiTheme="minorHAnsi" w:eastAsiaTheme="minorEastAsia" w:hAnsiTheme="minorHAnsi" w:cstheme="minorBidi"/>
              <w:noProof/>
              <w:sz w:val="22"/>
              <w:szCs w:val="22"/>
            </w:rPr>
          </w:pPr>
          <w:hyperlink w:anchor="_Toc23253936" w:history="1">
            <w:r w:rsidR="00A920EC" w:rsidRPr="00466174">
              <w:rPr>
                <w:rStyle w:val="Hyperlink"/>
                <w:noProof/>
              </w:rPr>
              <w:t xml:space="preserve">2.2.3 </w:t>
            </w:r>
            <w:r w:rsidR="00A920EC">
              <w:rPr>
                <w:rFonts w:asciiTheme="minorHAnsi" w:eastAsiaTheme="minorEastAsia" w:hAnsiTheme="minorHAnsi" w:cstheme="minorBidi"/>
                <w:noProof/>
                <w:sz w:val="22"/>
                <w:szCs w:val="22"/>
              </w:rPr>
              <w:tab/>
            </w:r>
            <w:r w:rsidR="00A920EC" w:rsidRPr="00466174">
              <w:rPr>
                <w:rStyle w:val="Hyperlink"/>
                <w:noProof/>
              </w:rPr>
              <w:t>Current Population Survey</w:t>
            </w:r>
            <w:r w:rsidR="00A920EC">
              <w:rPr>
                <w:noProof/>
                <w:webHidden/>
              </w:rPr>
              <w:tab/>
            </w:r>
            <w:r w:rsidR="00A920EC">
              <w:rPr>
                <w:noProof/>
                <w:webHidden/>
              </w:rPr>
              <w:fldChar w:fldCharType="begin"/>
            </w:r>
            <w:r w:rsidR="00A920EC">
              <w:rPr>
                <w:noProof/>
                <w:webHidden/>
              </w:rPr>
              <w:instrText xml:space="preserve"> PAGEREF _Toc23253936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419814BA" w14:textId="441F83DB" w:rsidR="00A920EC" w:rsidRDefault="005B2022">
          <w:pPr>
            <w:pStyle w:val="TOC3"/>
            <w:rPr>
              <w:rFonts w:asciiTheme="minorHAnsi" w:eastAsiaTheme="minorEastAsia" w:hAnsiTheme="minorHAnsi" w:cstheme="minorBidi"/>
              <w:noProof/>
              <w:sz w:val="22"/>
              <w:szCs w:val="22"/>
            </w:rPr>
          </w:pPr>
          <w:hyperlink w:anchor="_Toc23253937" w:history="1">
            <w:r w:rsidR="00A920EC" w:rsidRPr="00466174">
              <w:rPr>
                <w:rStyle w:val="Hyperlink"/>
                <w:noProof/>
              </w:rPr>
              <w:t xml:space="preserve">2.2.4 </w:t>
            </w:r>
            <w:r w:rsidR="00A920EC">
              <w:rPr>
                <w:rFonts w:asciiTheme="minorHAnsi" w:eastAsiaTheme="minorEastAsia" w:hAnsiTheme="minorHAnsi" w:cstheme="minorBidi"/>
                <w:noProof/>
                <w:sz w:val="22"/>
                <w:szCs w:val="22"/>
              </w:rPr>
              <w:tab/>
            </w:r>
            <w:r w:rsidR="00A920EC" w:rsidRPr="00466174">
              <w:rPr>
                <w:rStyle w:val="Hyperlink"/>
                <w:noProof/>
              </w:rPr>
              <w:t>User-Defined Inputs</w:t>
            </w:r>
            <w:r w:rsidR="00A920EC">
              <w:rPr>
                <w:noProof/>
                <w:webHidden/>
              </w:rPr>
              <w:tab/>
            </w:r>
            <w:r w:rsidR="00A920EC">
              <w:rPr>
                <w:noProof/>
                <w:webHidden/>
              </w:rPr>
              <w:fldChar w:fldCharType="begin"/>
            </w:r>
            <w:r w:rsidR="00A920EC">
              <w:rPr>
                <w:noProof/>
                <w:webHidden/>
              </w:rPr>
              <w:instrText xml:space="preserve"> PAGEREF _Toc23253937 \h </w:instrText>
            </w:r>
            <w:r w:rsidR="00A920EC">
              <w:rPr>
                <w:noProof/>
                <w:webHidden/>
              </w:rPr>
            </w:r>
            <w:r w:rsidR="00A920EC">
              <w:rPr>
                <w:noProof/>
                <w:webHidden/>
              </w:rPr>
              <w:fldChar w:fldCharType="separate"/>
            </w:r>
            <w:r w:rsidR="00A920EC">
              <w:rPr>
                <w:noProof/>
                <w:webHidden/>
              </w:rPr>
              <w:t>12</w:t>
            </w:r>
            <w:r w:rsidR="00A920EC">
              <w:rPr>
                <w:noProof/>
                <w:webHidden/>
              </w:rPr>
              <w:fldChar w:fldCharType="end"/>
            </w:r>
          </w:hyperlink>
        </w:p>
        <w:p w14:paraId="0260007C" w14:textId="18A1EB34" w:rsidR="00A920EC" w:rsidRDefault="005B2022">
          <w:pPr>
            <w:pStyle w:val="TOC2"/>
            <w:rPr>
              <w:rFonts w:asciiTheme="minorHAnsi" w:eastAsiaTheme="minorEastAsia" w:hAnsiTheme="minorHAnsi" w:cstheme="minorBidi"/>
              <w:sz w:val="22"/>
              <w:szCs w:val="22"/>
            </w:rPr>
          </w:pPr>
          <w:hyperlink w:anchor="_Toc23253938" w:history="1">
            <w:r w:rsidR="00A920EC" w:rsidRPr="00466174">
              <w:rPr>
                <w:rStyle w:val="Hyperlink"/>
              </w:rPr>
              <w:t>2.3</w:t>
            </w:r>
            <w:r w:rsidR="00A920EC">
              <w:rPr>
                <w:rFonts w:asciiTheme="minorHAnsi" w:eastAsiaTheme="minorEastAsia" w:hAnsiTheme="minorHAnsi" w:cstheme="minorBidi"/>
                <w:sz w:val="22"/>
                <w:szCs w:val="22"/>
              </w:rPr>
              <w:tab/>
            </w:r>
            <w:r w:rsidR="00A920EC" w:rsidRPr="00466174">
              <w:rPr>
                <w:rStyle w:val="Hyperlink"/>
              </w:rPr>
              <w:t>Model Outputs</w:t>
            </w:r>
            <w:r w:rsidR="00A920EC">
              <w:rPr>
                <w:webHidden/>
              </w:rPr>
              <w:tab/>
            </w:r>
            <w:r w:rsidR="00A920EC">
              <w:rPr>
                <w:webHidden/>
              </w:rPr>
              <w:fldChar w:fldCharType="begin"/>
            </w:r>
            <w:r w:rsidR="00A920EC">
              <w:rPr>
                <w:webHidden/>
              </w:rPr>
              <w:instrText xml:space="preserve"> PAGEREF _Toc23253938 \h </w:instrText>
            </w:r>
            <w:r w:rsidR="00A920EC">
              <w:rPr>
                <w:webHidden/>
              </w:rPr>
            </w:r>
            <w:r w:rsidR="00A920EC">
              <w:rPr>
                <w:webHidden/>
              </w:rPr>
              <w:fldChar w:fldCharType="separate"/>
            </w:r>
            <w:r w:rsidR="00A920EC">
              <w:rPr>
                <w:webHidden/>
              </w:rPr>
              <w:t>13</w:t>
            </w:r>
            <w:r w:rsidR="00A920EC">
              <w:rPr>
                <w:webHidden/>
              </w:rPr>
              <w:fldChar w:fldCharType="end"/>
            </w:r>
          </w:hyperlink>
        </w:p>
        <w:p w14:paraId="37FF5184" w14:textId="04335EAF" w:rsidR="00A920EC" w:rsidRDefault="005B2022">
          <w:pPr>
            <w:pStyle w:val="TOC1"/>
            <w:tabs>
              <w:tab w:val="right" w:leader="dot" w:pos="9350"/>
            </w:tabs>
            <w:rPr>
              <w:rFonts w:asciiTheme="minorHAnsi" w:eastAsiaTheme="minorEastAsia" w:hAnsiTheme="minorHAnsi" w:cstheme="minorBidi"/>
              <w:b w:val="0"/>
              <w:noProof/>
              <w:color w:val="auto"/>
              <w:sz w:val="22"/>
              <w:szCs w:val="22"/>
            </w:rPr>
          </w:pPr>
          <w:hyperlink w:anchor="_Toc23253939" w:history="1">
            <w:r w:rsidR="00A920EC" w:rsidRPr="00466174">
              <w:rPr>
                <w:rStyle w:val="Hyperlink"/>
                <w:noProof/>
              </w:rPr>
              <w:t>Chapter 3. R Implementation</w:t>
            </w:r>
            <w:r w:rsidR="00A920EC">
              <w:rPr>
                <w:noProof/>
                <w:webHidden/>
              </w:rPr>
              <w:tab/>
            </w:r>
            <w:r w:rsidR="00A920EC">
              <w:rPr>
                <w:noProof/>
                <w:webHidden/>
              </w:rPr>
              <w:fldChar w:fldCharType="begin"/>
            </w:r>
            <w:r w:rsidR="00A920EC">
              <w:rPr>
                <w:noProof/>
                <w:webHidden/>
              </w:rPr>
              <w:instrText xml:space="preserve"> PAGEREF _Toc23253939 \h </w:instrText>
            </w:r>
            <w:r w:rsidR="00A920EC">
              <w:rPr>
                <w:noProof/>
                <w:webHidden/>
              </w:rPr>
            </w:r>
            <w:r w:rsidR="00A920EC">
              <w:rPr>
                <w:noProof/>
                <w:webHidden/>
              </w:rPr>
              <w:fldChar w:fldCharType="separate"/>
            </w:r>
            <w:r w:rsidR="00A920EC">
              <w:rPr>
                <w:noProof/>
                <w:webHidden/>
              </w:rPr>
              <w:t>14</w:t>
            </w:r>
            <w:r w:rsidR="00A920EC">
              <w:rPr>
                <w:noProof/>
                <w:webHidden/>
              </w:rPr>
              <w:fldChar w:fldCharType="end"/>
            </w:r>
          </w:hyperlink>
        </w:p>
        <w:p w14:paraId="58E6FED5" w14:textId="5613AE1D" w:rsidR="00A920EC" w:rsidRDefault="005B2022">
          <w:pPr>
            <w:pStyle w:val="TOC2"/>
            <w:rPr>
              <w:rFonts w:asciiTheme="minorHAnsi" w:eastAsiaTheme="minorEastAsia" w:hAnsiTheme="minorHAnsi" w:cstheme="minorBidi"/>
              <w:sz w:val="22"/>
              <w:szCs w:val="22"/>
            </w:rPr>
          </w:pPr>
          <w:hyperlink w:anchor="_Toc23253940" w:history="1">
            <w:r w:rsidR="00A920EC" w:rsidRPr="00466174">
              <w:rPr>
                <w:rStyle w:val="Hyperlink"/>
              </w:rPr>
              <w:t>3.1</w:t>
            </w:r>
            <w:r w:rsidR="00A920EC">
              <w:rPr>
                <w:rFonts w:asciiTheme="minorHAnsi" w:eastAsiaTheme="minorEastAsia" w:hAnsiTheme="minorHAnsi" w:cstheme="minorBidi"/>
                <w:sz w:val="22"/>
                <w:szCs w:val="22"/>
              </w:rPr>
              <w:tab/>
            </w:r>
            <w:r w:rsidR="00A920EC" w:rsidRPr="00466174">
              <w:rPr>
                <w:rStyle w:val="Hyperlink"/>
              </w:rPr>
              <w:t>Overview of Code Structure</w:t>
            </w:r>
            <w:r w:rsidR="00A920EC">
              <w:rPr>
                <w:webHidden/>
              </w:rPr>
              <w:tab/>
            </w:r>
            <w:r w:rsidR="00A920EC">
              <w:rPr>
                <w:webHidden/>
              </w:rPr>
              <w:fldChar w:fldCharType="begin"/>
            </w:r>
            <w:r w:rsidR="00A920EC">
              <w:rPr>
                <w:webHidden/>
              </w:rPr>
              <w:instrText xml:space="preserve"> PAGEREF _Toc23253940 \h </w:instrText>
            </w:r>
            <w:r w:rsidR="00A920EC">
              <w:rPr>
                <w:webHidden/>
              </w:rPr>
            </w:r>
            <w:r w:rsidR="00A920EC">
              <w:rPr>
                <w:webHidden/>
              </w:rPr>
              <w:fldChar w:fldCharType="separate"/>
            </w:r>
            <w:r w:rsidR="00A920EC">
              <w:rPr>
                <w:webHidden/>
              </w:rPr>
              <w:t>14</w:t>
            </w:r>
            <w:r w:rsidR="00A920EC">
              <w:rPr>
                <w:webHidden/>
              </w:rPr>
              <w:fldChar w:fldCharType="end"/>
            </w:r>
          </w:hyperlink>
        </w:p>
        <w:p w14:paraId="30CB25F8" w14:textId="7613012B" w:rsidR="00A920EC" w:rsidRDefault="005B2022">
          <w:pPr>
            <w:pStyle w:val="TOC2"/>
            <w:rPr>
              <w:rFonts w:asciiTheme="minorHAnsi" w:eastAsiaTheme="minorEastAsia" w:hAnsiTheme="minorHAnsi" w:cstheme="minorBidi"/>
              <w:sz w:val="22"/>
              <w:szCs w:val="22"/>
            </w:rPr>
          </w:pPr>
          <w:hyperlink w:anchor="_Toc23253941" w:history="1">
            <w:r w:rsidR="00A920EC" w:rsidRPr="00466174">
              <w:rPr>
                <w:rStyle w:val="Hyperlink"/>
              </w:rPr>
              <w:t>3.2</w:t>
            </w:r>
            <w:r w:rsidR="00A920EC">
              <w:rPr>
                <w:rFonts w:asciiTheme="minorHAnsi" w:eastAsiaTheme="minorEastAsia" w:hAnsiTheme="minorHAnsi" w:cstheme="minorBidi"/>
                <w:sz w:val="22"/>
                <w:szCs w:val="22"/>
              </w:rPr>
              <w:tab/>
            </w:r>
            <w:r w:rsidR="00A920EC" w:rsidRPr="00466174">
              <w:rPr>
                <w:rStyle w:val="Hyperlink"/>
              </w:rPr>
              <w:t>Main Simulation Function</w:t>
            </w:r>
            <w:r w:rsidR="00A920EC">
              <w:rPr>
                <w:webHidden/>
              </w:rPr>
              <w:tab/>
            </w:r>
            <w:r w:rsidR="00A920EC">
              <w:rPr>
                <w:webHidden/>
              </w:rPr>
              <w:fldChar w:fldCharType="begin"/>
            </w:r>
            <w:r w:rsidR="00A920EC">
              <w:rPr>
                <w:webHidden/>
              </w:rPr>
              <w:instrText xml:space="preserve"> PAGEREF _Toc23253941 \h </w:instrText>
            </w:r>
            <w:r w:rsidR="00A920EC">
              <w:rPr>
                <w:webHidden/>
              </w:rPr>
            </w:r>
            <w:r w:rsidR="00A920EC">
              <w:rPr>
                <w:webHidden/>
              </w:rPr>
              <w:fldChar w:fldCharType="separate"/>
            </w:r>
            <w:r w:rsidR="00A920EC">
              <w:rPr>
                <w:webHidden/>
              </w:rPr>
              <w:t>17</w:t>
            </w:r>
            <w:r w:rsidR="00A920EC">
              <w:rPr>
                <w:webHidden/>
              </w:rPr>
              <w:fldChar w:fldCharType="end"/>
            </w:r>
          </w:hyperlink>
        </w:p>
        <w:p w14:paraId="7C7C66D8" w14:textId="3E28DFCA" w:rsidR="00A920EC" w:rsidRDefault="005B2022">
          <w:pPr>
            <w:pStyle w:val="TOC2"/>
            <w:rPr>
              <w:rFonts w:asciiTheme="minorHAnsi" w:eastAsiaTheme="minorEastAsia" w:hAnsiTheme="minorHAnsi" w:cstheme="minorBidi"/>
              <w:sz w:val="22"/>
              <w:szCs w:val="22"/>
            </w:rPr>
          </w:pPr>
          <w:hyperlink w:anchor="_Toc23253942" w:history="1">
            <w:r w:rsidR="00A920EC" w:rsidRPr="00466174">
              <w:rPr>
                <w:rStyle w:val="Hyperlink"/>
              </w:rPr>
              <w:t>3.3</w:t>
            </w:r>
            <w:r w:rsidR="00A920EC">
              <w:rPr>
                <w:rFonts w:asciiTheme="minorHAnsi" w:eastAsiaTheme="minorEastAsia" w:hAnsiTheme="minorHAnsi" w:cstheme="minorBidi"/>
                <w:sz w:val="22"/>
                <w:szCs w:val="22"/>
              </w:rPr>
              <w:tab/>
            </w:r>
            <w:r w:rsidR="00A920EC" w:rsidRPr="00466174">
              <w:rPr>
                <w:rStyle w:val="Hyperlink"/>
              </w:rPr>
              <w:t>Cleaning Functions</w:t>
            </w:r>
            <w:r w:rsidR="00A920EC">
              <w:rPr>
                <w:webHidden/>
              </w:rPr>
              <w:tab/>
            </w:r>
            <w:r w:rsidR="00A920EC">
              <w:rPr>
                <w:webHidden/>
              </w:rPr>
              <w:fldChar w:fldCharType="begin"/>
            </w:r>
            <w:r w:rsidR="00A920EC">
              <w:rPr>
                <w:webHidden/>
              </w:rPr>
              <w:instrText xml:space="preserve"> PAGEREF _Toc23253942 \h </w:instrText>
            </w:r>
            <w:r w:rsidR="00A920EC">
              <w:rPr>
                <w:webHidden/>
              </w:rPr>
            </w:r>
            <w:r w:rsidR="00A920EC">
              <w:rPr>
                <w:webHidden/>
              </w:rPr>
              <w:fldChar w:fldCharType="separate"/>
            </w:r>
            <w:r w:rsidR="00A920EC">
              <w:rPr>
                <w:webHidden/>
              </w:rPr>
              <w:t>19</w:t>
            </w:r>
            <w:r w:rsidR="00A920EC">
              <w:rPr>
                <w:webHidden/>
              </w:rPr>
              <w:fldChar w:fldCharType="end"/>
            </w:r>
          </w:hyperlink>
        </w:p>
        <w:p w14:paraId="4B825ECF" w14:textId="46536E0F" w:rsidR="00A920EC" w:rsidRDefault="005B2022">
          <w:pPr>
            <w:pStyle w:val="TOC3"/>
            <w:rPr>
              <w:rFonts w:asciiTheme="minorHAnsi" w:eastAsiaTheme="minorEastAsia" w:hAnsiTheme="minorHAnsi" w:cstheme="minorBidi"/>
              <w:noProof/>
              <w:sz w:val="22"/>
              <w:szCs w:val="22"/>
            </w:rPr>
          </w:pPr>
          <w:hyperlink w:anchor="_Toc23253943" w:history="1">
            <w:r w:rsidR="00A920EC" w:rsidRPr="00466174">
              <w:rPr>
                <w:rStyle w:val="Hyperlink"/>
                <w:noProof/>
              </w:rPr>
              <w:t xml:space="preserve">3.3.1 The </w:t>
            </w:r>
            <w:r w:rsidR="00A920EC" w:rsidRPr="00466174">
              <w:rPr>
                <w:rStyle w:val="Hyperlink"/>
                <w:rFonts w:ascii="Courier New" w:hAnsi="Courier New" w:cs="Courier New"/>
                <w:noProof/>
              </w:rPr>
              <w:t>clean_fmla()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_Toc23253943 \h </w:instrText>
            </w:r>
            <w:r w:rsidR="00A920EC">
              <w:rPr>
                <w:noProof/>
                <w:webHidden/>
              </w:rPr>
            </w:r>
            <w:r w:rsidR="00A920EC">
              <w:rPr>
                <w:noProof/>
                <w:webHidden/>
              </w:rPr>
              <w:fldChar w:fldCharType="separate"/>
            </w:r>
            <w:r w:rsidR="00A920EC">
              <w:rPr>
                <w:noProof/>
                <w:webHidden/>
              </w:rPr>
              <w:t>19</w:t>
            </w:r>
            <w:r w:rsidR="00A920EC">
              <w:rPr>
                <w:noProof/>
                <w:webHidden/>
              </w:rPr>
              <w:fldChar w:fldCharType="end"/>
            </w:r>
          </w:hyperlink>
        </w:p>
        <w:p w14:paraId="637C0C3B" w14:textId="1D5711FC" w:rsidR="00A920EC" w:rsidRDefault="005B2022">
          <w:pPr>
            <w:pStyle w:val="TOC3"/>
            <w:rPr>
              <w:rFonts w:asciiTheme="minorHAnsi" w:eastAsiaTheme="minorEastAsia" w:hAnsiTheme="minorHAnsi" w:cstheme="minorBidi"/>
              <w:noProof/>
              <w:sz w:val="22"/>
              <w:szCs w:val="22"/>
            </w:rPr>
          </w:pPr>
          <w:hyperlink w:anchor="_Toc23253944" w:history="1">
            <w:r w:rsidR="00A920EC" w:rsidRPr="00466174">
              <w:rPr>
                <w:rStyle w:val="Hyperlink"/>
                <w:noProof/>
              </w:rPr>
              <w:t xml:space="preserve">3.3.2 The </w:t>
            </w:r>
            <w:r w:rsidR="00A920EC" w:rsidRPr="00466174">
              <w:rPr>
                <w:rStyle w:val="Hyperlink"/>
                <w:rFonts w:ascii="Courier New" w:hAnsi="Courier New" w:cs="Courier New"/>
                <w:noProof/>
              </w:rPr>
              <w:t>clean_acs()</w:t>
            </w:r>
            <w:r w:rsidR="00A920EC" w:rsidRPr="00466174">
              <w:rPr>
                <w:rStyle w:val="Hyperlink"/>
                <w:noProof/>
              </w:rPr>
              <w:t xml:space="preserve">and </w:t>
            </w:r>
            <w:r w:rsidR="00A920EC" w:rsidRPr="00466174">
              <w:rPr>
                <w:rStyle w:val="Hyperlink"/>
                <w:rFonts w:ascii="Courier New" w:hAnsi="Courier New" w:cs="Courier New"/>
                <w:noProof/>
              </w:rPr>
              <w:t>clean_cps()</w:t>
            </w:r>
            <w:r w:rsidR="00A920EC" w:rsidRPr="00466174">
              <w:rPr>
                <w:rStyle w:val="Hyperlink"/>
                <w:noProof/>
              </w:rPr>
              <w:t>Functions</w:t>
            </w:r>
            <w:r w:rsidR="00A920EC">
              <w:rPr>
                <w:noProof/>
                <w:webHidden/>
              </w:rPr>
              <w:tab/>
            </w:r>
            <w:r w:rsidR="00A920EC">
              <w:rPr>
                <w:noProof/>
                <w:webHidden/>
              </w:rPr>
              <w:fldChar w:fldCharType="begin"/>
            </w:r>
            <w:r w:rsidR="00A920EC">
              <w:rPr>
                <w:noProof/>
                <w:webHidden/>
              </w:rPr>
              <w:instrText xml:space="preserve"> PAGEREF _Toc23253944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28EE15E4" w14:textId="7EA0DC2F" w:rsidR="00A920EC" w:rsidRDefault="005B2022">
          <w:pPr>
            <w:pStyle w:val="TOC3"/>
            <w:rPr>
              <w:rFonts w:asciiTheme="minorHAnsi" w:eastAsiaTheme="minorEastAsia" w:hAnsiTheme="minorHAnsi" w:cstheme="minorBidi"/>
              <w:noProof/>
              <w:sz w:val="22"/>
              <w:szCs w:val="22"/>
            </w:rPr>
          </w:pPr>
          <w:hyperlink w:anchor="_Toc23253945" w:history="1">
            <w:r w:rsidR="00A920EC" w:rsidRPr="00466174">
              <w:rPr>
                <w:rStyle w:val="Hyperlink"/>
                <w:noProof/>
              </w:rPr>
              <w:t xml:space="preserve">3.3.3 The </w:t>
            </w:r>
            <w:r w:rsidR="00A920EC" w:rsidRPr="00466174">
              <w:rPr>
                <w:rStyle w:val="Hyperlink"/>
                <w:rFonts w:ascii="Courier New" w:hAnsi="Courier New" w:cs="Courier New"/>
                <w:noProof/>
              </w:rPr>
              <w:t>impute_cps_to_acs()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_Toc23253945 \h </w:instrText>
            </w:r>
            <w:r w:rsidR="00A920EC">
              <w:rPr>
                <w:noProof/>
                <w:webHidden/>
              </w:rPr>
            </w:r>
            <w:r w:rsidR="00A920EC">
              <w:rPr>
                <w:noProof/>
                <w:webHidden/>
              </w:rPr>
              <w:fldChar w:fldCharType="separate"/>
            </w:r>
            <w:r w:rsidR="00A920EC">
              <w:rPr>
                <w:noProof/>
                <w:webHidden/>
              </w:rPr>
              <w:t>21</w:t>
            </w:r>
            <w:r w:rsidR="00A920EC">
              <w:rPr>
                <w:noProof/>
                <w:webHidden/>
              </w:rPr>
              <w:fldChar w:fldCharType="end"/>
            </w:r>
          </w:hyperlink>
        </w:p>
        <w:p w14:paraId="07653844" w14:textId="5AFB0236" w:rsidR="00A920EC" w:rsidRDefault="005B2022">
          <w:pPr>
            <w:pStyle w:val="TOC2"/>
            <w:rPr>
              <w:rFonts w:asciiTheme="minorHAnsi" w:eastAsiaTheme="minorEastAsia" w:hAnsiTheme="minorHAnsi" w:cstheme="minorBidi"/>
              <w:sz w:val="22"/>
              <w:szCs w:val="22"/>
            </w:rPr>
          </w:pPr>
          <w:hyperlink w:anchor="_Toc23253947" w:history="1">
            <w:r w:rsidR="00A920EC" w:rsidRPr="00466174">
              <w:rPr>
                <w:rStyle w:val="Hyperlink"/>
              </w:rPr>
              <w:t>3.4</w:t>
            </w:r>
            <w:r w:rsidR="00A920EC">
              <w:rPr>
                <w:rFonts w:asciiTheme="minorHAnsi" w:eastAsiaTheme="minorEastAsia" w:hAnsiTheme="minorHAnsi" w:cstheme="minorBidi"/>
                <w:sz w:val="22"/>
                <w:szCs w:val="22"/>
              </w:rPr>
              <w:tab/>
            </w:r>
            <w:r w:rsidR="00A920EC" w:rsidRPr="00466174">
              <w:rPr>
                <w:rStyle w:val="Hyperlink"/>
              </w:rPr>
              <w:t>Pre-Imputation</w:t>
            </w:r>
            <w:r w:rsidR="00A920EC">
              <w:rPr>
                <w:webHidden/>
              </w:rPr>
              <w:tab/>
            </w:r>
            <w:r w:rsidR="00A920EC">
              <w:rPr>
                <w:webHidden/>
              </w:rPr>
              <w:fldChar w:fldCharType="begin"/>
            </w:r>
            <w:r w:rsidR="00A920EC">
              <w:rPr>
                <w:webHidden/>
              </w:rPr>
              <w:instrText xml:space="preserve"> PAGEREF _Toc23253947 \h </w:instrText>
            </w:r>
            <w:r w:rsidR="00A920EC">
              <w:rPr>
                <w:webHidden/>
              </w:rPr>
            </w:r>
            <w:r w:rsidR="00A920EC">
              <w:rPr>
                <w:webHidden/>
              </w:rPr>
              <w:fldChar w:fldCharType="separate"/>
            </w:r>
            <w:r w:rsidR="00A920EC">
              <w:rPr>
                <w:webHidden/>
              </w:rPr>
              <w:t>22</w:t>
            </w:r>
            <w:r w:rsidR="00A920EC">
              <w:rPr>
                <w:webHidden/>
              </w:rPr>
              <w:fldChar w:fldCharType="end"/>
            </w:r>
          </w:hyperlink>
        </w:p>
        <w:p w14:paraId="512C3549" w14:textId="5D5B60F2" w:rsidR="00A920EC" w:rsidRDefault="005B2022">
          <w:pPr>
            <w:pStyle w:val="TOC3"/>
            <w:rPr>
              <w:rFonts w:asciiTheme="minorHAnsi" w:eastAsiaTheme="minorEastAsia" w:hAnsiTheme="minorHAnsi" w:cstheme="minorBidi"/>
              <w:noProof/>
              <w:sz w:val="22"/>
              <w:szCs w:val="22"/>
            </w:rPr>
          </w:pPr>
          <w:hyperlink w:anchor="_Toc23253948" w:history="1">
            <w:r w:rsidR="00A920EC" w:rsidRPr="00466174">
              <w:rPr>
                <w:rStyle w:val="Hyperlink"/>
                <w:noProof/>
              </w:rPr>
              <w:t xml:space="preserve">3.4.1 The </w:t>
            </w:r>
            <w:r w:rsidR="00A920EC" w:rsidRPr="00466174">
              <w:rPr>
                <w:rStyle w:val="Hyperlink"/>
                <w:rFonts w:ascii="Courier New" w:hAnsi="Courier New" w:cs="Courier New"/>
                <w:noProof/>
              </w:rPr>
              <w:t>impute_intra_fmla()</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_Toc23253948 \h </w:instrText>
            </w:r>
            <w:r w:rsidR="00A920EC">
              <w:rPr>
                <w:noProof/>
                <w:webHidden/>
              </w:rPr>
            </w:r>
            <w:r w:rsidR="00A920EC">
              <w:rPr>
                <w:noProof/>
                <w:webHidden/>
              </w:rPr>
              <w:fldChar w:fldCharType="separate"/>
            </w:r>
            <w:r w:rsidR="00A920EC">
              <w:rPr>
                <w:noProof/>
                <w:webHidden/>
              </w:rPr>
              <w:t>22</w:t>
            </w:r>
            <w:r w:rsidR="00A920EC">
              <w:rPr>
                <w:noProof/>
                <w:webHidden/>
              </w:rPr>
              <w:fldChar w:fldCharType="end"/>
            </w:r>
          </w:hyperlink>
        </w:p>
        <w:p w14:paraId="28050E48" w14:textId="75ED2524" w:rsidR="00A920EC" w:rsidRDefault="005B2022">
          <w:pPr>
            <w:pStyle w:val="TOC3"/>
            <w:rPr>
              <w:rFonts w:asciiTheme="minorHAnsi" w:eastAsiaTheme="minorEastAsia" w:hAnsiTheme="minorHAnsi" w:cstheme="minorBidi"/>
              <w:noProof/>
              <w:sz w:val="22"/>
              <w:szCs w:val="22"/>
            </w:rPr>
          </w:pPr>
          <w:hyperlink w:anchor="_Toc23253949" w:history="1">
            <w:r w:rsidR="00A920EC" w:rsidRPr="00466174">
              <w:rPr>
                <w:rStyle w:val="Hyperlink"/>
                <w:noProof/>
              </w:rPr>
              <w:t xml:space="preserve">3.4.2 The </w:t>
            </w:r>
            <w:r w:rsidR="00A920EC" w:rsidRPr="00466174">
              <w:rPr>
                <w:rStyle w:val="Hyperlink"/>
                <w:rFonts w:ascii="Courier New" w:hAnsi="Courier New" w:cs="Courier New"/>
                <w:noProof/>
              </w:rPr>
              <w:t>acs_filtering()</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_Toc23253949 \h </w:instrText>
            </w:r>
            <w:r w:rsidR="00A920EC">
              <w:rPr>
                <w:noProof/>
                <w:webHidden/>
              </w:rPr>
            </w:r>
            <w:r w:rsidR="00A920EC">
              <w:rPr>
                <w:noProof/>
                <w:webHidden/>
              </w:rPr>
              <w:fldChar w:fldCharType="separate"/>
            </w:r>
            <w:r w:rsidR="00A920EC">
              <w:rPr>
                <w:noProof/>
                <w:webHidden/>
              </w:rPr>
              <w:t>23</w:t>
            </w:r>
            <w:r w:rsidR="00A920EC">
              <w:rPr>
                <w:noProof/>
                <w:webHidden/>
              </w:rPr>
              <w:fldChar w:fldCharType="end"/>
            </w:r>
          </w:hyperlink>
        </w:p>
        <w:p w14:paraId="6501B50C" w14:textId="211F09DD" w:rsidR="00A920EC" w:rsidRDefault="005B2022">
          <w:pPr>
            <w:pStyle w:val="TOC2"/>
            <w:rPr>
              <w:rFonts w:asciiTheme="minorHAnsi" w:eastAsiaTheme="minorEastAsia" w:hAnsiTheme="minorHAnsi" w:cstheme="minorBidi"/>
              <w:sz w:val="22"/>
              <w:szCs w:val="22"/>
            </w:rPr>
          </w:pPr>
          <w:hyperlink w:anchor="_Toc23253950" w:history="1">
            <w:r w:rsidR="00A920EC" w:rsidRPr="00466174">
              <w:rPr>
                <w:rStyle w:val="Hyperlink"/>
              </w:rPr>
              <w:t>3.5</w:t>
            </w:r>
            <w:r w:rsidR="00A920EC">
              <w:rPr>
                <w:rFonts w:asciiTheme="minorHAnsi" w:eastAsiaTheme="minorEastAsia" w:hAnsiTheme="minorHAnsi" w:cstheme="minorBidi"/>
                <w:sz w:val="22"/>
                <w:szCs w:val="22"/>
              </w:rPr>
              <w:tab/>
            </w:r>
            <w:r w:rsidR="00A920EC" w:rsidRPr="00466174">
              <w:rPr>
                <w:rStyle w:val="Hyperlink"/>
              </w:rPr>
              <w:t>FMLA Survey to ACS Imputation</w:t>
            </w:r>
            <w:r w:rsidR="00A920EC">
              <w:rPr>
                <w:webHidden/>
              </w:rPr>
              <w:tab/>
            </w:r>
            <w:r w:rsidR="00A920EC">
              <w:rPr>
                <w:webHidden/>
              </w:rPr>
              <w:fldChar w:fldCharType="begin"/>
            </w:r>
            <w:r w:rsidR="00A920EC">
              <w:rPr>
                <w:webHidden/>
              </w:rPr>
              <w:instrText xml:space="preserve"> PAGEREF _Toc23253950 \h </w:instrText>
            </w:r>
            <w:r w:rsidR="00A920EC">
              <w:rPr>
                <w:webHidden/>
              </w:rPr>
            </w:r>
            <w:r w:rsidR="00A920EC">
              <w:rPr>
                <w:webHidden/>
              </w:rPr>
              <w:fldChar w:fldCharType="separate"/>
            </w:r>
            <w:r w:rsidR="00A920EC">
              <w:rPr>
                <w:webHidden/>
              </w:rPr>
              <w:t>24</w:t>
            </w:r>
            <w:r w:rsidR="00A920EC">
              <w:rPr>
                <w:webHidden/>
              </w:rPr>
              <w:fldChar w:fldCharType="end"/>
            </w:r>
          </w:hyperlink>
        </w:p>
        <w:p w14:paraId="0D8B85D9" w14:textId="4F4D81C6" w:rsidR="00A920EC" w:rsidRDefault="005B2022">
          <w:pPr>
            <w:pStyle w:val="TOC3"/>
            <w:rPr>
              <w:rFonts w:asciiTheme="minorHAnsi" w:eastAsiaTheme="minorEastAsia" w:hAnsiTheme="minorHAnsi" w:cstheme="minorBidi"/>
              <w:noProof/>
              <w:sz w:val="22"/>
              <w:szCs w:val="22"/>
            </w:rPr>
          </w:pPr>
          <w:hyperlink w:anchor="_Toc23253951" w:history="1">
            <w:r w:rsidR="00A920EC" w:rsidRPr="00466174">
              <w:rPr>
                <w:rStyle w:val="Hyperlink"/>
                <w:noProof/>
              </w:rPr>
              <w:t>3.5.1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impute_fmla_to_acs()</w:t>
            </w:r>
            <w:r w:rsidR="00A920EC" w:rsidRPr="00466174">
              <w:rPr>
                <w:rStyle w:val="Hyperlink"/>
                <w:noProof/>
              </w:rPr>
              <w:t>Function</w:t>
            </w:r>
            <w:r w:rsidR="00A920EC">
              <w:rPr>
                <w:noProof/>
                <w:webHidden/>
              </w:rPr>
              <w:tab/>
            </w:r>
            <w:r w:rsidR="00A920EC">
              <w:rPr>
                <w:noProof/>
                <w:webHidden/>
              </w:rPr>
              <w:fldChar w:fldCharType="begin"/>
            </w:r>
            <w:r w:rsidR="00A920EC">
              <w:rPr>
                <w:noProof/>
                <w:webHidden/>
              </w:rPr>
              <w:instrText xml:space="preserve"> PAGEREF _Toc23253951 \h </w:instrText>
            </w:r>
            <w:r w:rsidR="00A920EC">
              <w:rPr>
                <w:noProof/>
                <w:webHidden/>
              </w:rPr>
            </w:r>
            <w:r w:rsidR="00A920EC">
              <w:rPr>
                <w:noProof/>
                <w:webHidden/>
              </w:rPr>
              <w:fldChar w:fldCharType="separate"/>
            </w:r>
            <w:r w:rsidR="00A920EC">
              <w:rPr>
                <w:noProof/>
                <w:webHidden/>
              </w:rPr>
              <w:t>24</w:t>
            </w:r>
            <w:r w:rsidR="00A920EC">
              <w:rPr>
                <w:noProof/>
                <w:webHidden/>
              </w:rPr>
              <w:fldChar w:fldCharType="end"/>
            </w:r>
          </w:hyperlink>
        </w:p>
        <w:p w14:paraId="3C9A8C4E" w14:textId="69722941" w:rsidR="00A920EC" w:rsidRDefault="005B2022">
          <w:pPr>
            <w:pStyle w:val="TOC3"/>
            <w:rPr>
              <w:rFonts w:asciiTheme="minorHAnsi" w:eastAsiaTheme="minorEastAsia" w:hAnsiTheme="minorHAnsi" w:cstheme="minorBidi"/>
              <w:noProof/>
              <w:sz w:val="22"/>
              <w:szCs w:val="22"/>
            </w:rPr>
          </w:pPr>
          <w:hyperlink w:anchor="_Toc23253952" w:history="1">
            <w:r w:rsidR="00A920EC" w:rsidRPr="00466174">
              <w:rPr>
                <w:rStyle w:val="Hyperlink"/>
                <w:noProof/>
              </w:rPr>
              <w:t>3.5.2</w:t>
            </w:r>
            <w:r w:rsidR="00A920EC">
              <w:rPr>
                <w:rFonts w:asciiTheme="minorHAnsi" w:eastAsiaTheme="minorEastAsia" w:hAnsiTheme="minorHAnsi" w:cstheme="minorBidi"/>
                <w:noProof/>
                <w:sz w:val="22"/>
                <w:szCs w:val="22"/>
              </w:rPr>
              <w:tab/>
            </w:r>
            <w:r w:rsidR="00A920EC" w:rsidRPr="00466174">
              <w:rPr>
                <w:rStyle w:val="Hyperlink"/>
                <w:noProof/>
              </w:rPr>
              <w:t>Hard-Coded Imputation Methods</w:t>
            </w:r>
            <w:r w:rsidR="00A920EC">
              <w:rPr>
                <w:noProof/>
                <w:webHidden/>
              </w:rPr>
              <w:tab/>
            </w:r>
            <w:r w:rsidR="00A920EC">
              <w:rPr>
                <w:noProof/>
                <w:webHidden/>
              </w:rPr>
              <w:fldChar w:fldCharType="begin"/>
            </w:r>
            <w:r w:rsidR="00A920EC">
              <w:rPr>
                <w:noProof/>
                <w:webHidden/>
              </w:rPr>
              <w:instrText xml:space="preserve"> PAGEREF _Toc23253952 \h </w:instrText>
            </w:r>
            <w:r w:rsidR="00A920EC">
              <w:rPr>
                <w:noProof/>
                <w:webHidden/>
              </w:rPr>
            </w:r>
            <w:r w:rsidR="00A920EC">
              <w:rPr>
                <w:noProof/>
                <w:webHidden/>
              </w:rPr>
              <w:fldChar w:fldCharType="separate"/>
            </w:r>
            <w:r w:rsidR="00A920EC">
              <w:rPr>
                <w:noProof/>
                <w:webHidden/>
              </w:rPr>
              <w:t>25</w:t>
            </w:r>
            <w:r w:rsidR="00A920EC">
              <w:rPr>
                <w:noProof/>
                <w:webHidden/>
              </w:rPr>
              <w:fldChar w:fldCharType="end"/>
            </w:r>
          </w:hyperlink>
        </w:p>
        <w:p w14:paraId="10056834" w14:textId="586121C7" w:rsidR="00A920EC" w:rsidRDefault="005B2022">
          <w:pPr>
            <w:pStyle w:val="TOC2"/>
            <w:rPr>
              <w:rFonts w:asciiTheme="minorHAnsi" w:eastAsiaTheme="minorEastAsia" w:hAnsiTheme="minorHAnsi" w:cstheme="minorBidi"/>
              <w:sz w:val="22"/>
              <w:szCs w:val="22"/>
            </w:rPr>
          </w:pPr>
          <w:hyperlink w:anchor="_Toc23253953" w:history="1">
            <w:r w:rsidR="00A920EC" w:rsidRPr="00466174">
              <w:rPr>
                <w:rStyle w:val="Hyperlink"/>
              </w:rPr>
              <w:t>3.6</w:t>
            </w:r>
            <w:r w:rsidR="00A920EC">
              <w:rPr>
                <w:rFonts w:asciiTheme="minorHAnsi" w:eastAsiaTheme="minorEastAsia" w:hAnsiTheme="minorHAnsi" w:cstheme="minorBidi"/>
                <w:sz w:val="22"/>
                <w:szCs w:val="22"/>
              </w:rPr>
              <w:tab/>
            </w:r>
            <w:r w:rsidR="00A920EC" w:rsidRPr="00466174">
              <w:rPr>
                <w:rStyle w:val="Hyperlink"/>
              </w:rPr>
              <w:t>Post-Imputation Functions</w:t>
            </w:r>
            <w:r w:rsidR="00A920EC">
              <w:rPr>
                <w:webHidden/>
              </w:rPr>
              <w:tab/>
            </w:r>
            <w:r w:rsidR="00A920EC">
              <w:rPr>
                <w:webHidden/>
              </w:rPr>
              <w:fldChar w:fldCharType="begin"/>
            </w:r>
            <w:r w:rsidR="00A920EC">
              <w:rPr>
                <w:webHidden/>
              </w:rPr>
              <w:instrText xml:space="preserve"> PAGEREF _Toc23253953 \h </w:instrText>
            </w:r>
            <w:r w:rsidR="00A920EC">
              <w:rPr>
                <w:webHidden/>
              </w:rPr>
            </w:r>
            <w:r w:rsidR="00A920EC">
              <w:rPr>
                <w:webHidden/>
              </w:rPr>
              <w:fldChar w:fldCharType="separate"/>
            </w:r>
            <w:r w:rsidR="00A920EC">
              <w:rPr>
                <w:webHidden/>
              </w:rPr>
              <w:t>26</w:t>
            </w:r>
            <w:r w:rsidR="00A920EC">
              <w:rPr>
                <w:webHidden/>
              </w:rPr>
              <w:fldChar w:fldCharType="end"/>
            </w:r>
          </w:hyperlink>
        </w:p>
        <w:p w14:paraId="3A7B3A87" w14:textId="693766F4" w:rsidR="00A920EC" w:rsidRDefault="005B2022">
          <w:pPr>
            <w:pStyle w:val="TOC3"/>
            <w:rPr>
              <w:rFonts w:asciiTheme="minorHAnsi" w:eastAsiaTheme="minorEastAsia" w:hAnsiTheme="minorHAnsi" w:cstheme="minorBidi"/>
              <w:noProof/>
              <w:sz w:val="22"/>
              <w:szCs w:val="22"/>
            </w:rPr>
          </w:pPr>
          <w:hyperlink w:anchor="_Toc23253954" w:history="1">
            <w:r w:rsidR="00A920EC" w:rsidRPr="00466174">
              <w:rPr>
                <w:rStyle w:val="Hyperlink"/>
                <w:noProof/>
              </w:rPr>
              <w:t>3.6.1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LEAVEPROGRAM()</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_Toc23253954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24812A41" w14:textId="455D65FC" w:rsidR="00A920EC" w:rsidRDefault="005B2022">
          <w:pPr>
            <w:pStyle w:val="TOC3"/>
            <w:rPr>
              <w:rFonts w:asciiTheme="minorHAnsi" w:eastAsiaTheme="minorEastAsia" w:hAnsiTheme="minorHAnsi" w:cstheme="minorBidi"/>
              <w:noProof/>
              <w:sz w:val="22"/>
              <w:szCs w:val="22"/>
            </w:rPr>
          </w:pPr>
          <w:hyperlink w:anchor="_Toc23253955" w:history="1">
            <w:r w:rsidR="00A920EC" w:rsidRPr="00466174">
              <w:rPr>
                <w:rStyle w:val="Hyperlink"/>
                <w:noProof/>
              </w:rPr>
              <w:t>3.6.2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impute_leave_length()</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_Toc23253955 \h </w:instrText>
            </w:r>
            <w:r w:rsidR="00A920EC">
              <w:rPr>
                <w:noProof/>
                <w:webHidden/>
              </w:rPr>
            </w:r>
            <w:r w:rsidR="00A920EC">
              <w:rPr>
                <w:noProof/>
                <w:webHidden/>
              </w:rPr>
              <w:fldChar w:fldCharType="separate"/>
            </w:r>
            <w:r w:rsidR="00A920EC">
              <w:rPr>
                <w:noProof/>
                <w:webHidden/>
              </w:rPr>
              <w:t>26</w:t>
            </w:r>
            <w:r w:rsidR="00A920EC">
              <w:rPr>
                <w:noProof/>
                <w:webHidden/>
              </w:rPr>
              <w:fldChar w:fldCharType="end"/>
            </w:r>
          </w:hyperlink>
        </w:p>
        <w:p w14:paraId="0A3ED7F5" w14:textId="2E2B1F46" w:rsidR="00A920EC" w:rsidRDefault="005B2022">
          <w:pPr>
            <w:pStyle w:val="TOC3"/>
            <w:rPr>
              <w:rFonts w:asciiTheme="minorHAnsi" w:eastAsiaTheme="minorEastAsia" w:hAnsiTheme="minorHAnsi" w:cstheme="minorBidi"/>
              <w:noProof/>
              <w:sz w:val="22"/>
              <w:szCs w:val="22"/>
            </w:rPr>
          </w:pPr>
          <w:hyperlink w:anchor="_Toc23253956" w:history="1">
            <w:r w:rsidR="00A920EC" w:rsidRPr="00466174">
              <w:rPr>
                <w:rStyle w:val="Hyperlink"/>
                <w:noProof/>
              </w:rPr>
              <w:t>3.6.3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CLONEFACTOR()</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_Toc23253956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7EF8B67" w14:textId="108C85E7" w:rsidR="00A920EC" w:rsidRDefault="005B2022">
          <w:pPr>
            <w:pStyle w:val="TOC3"/>
            <w:rPr>
              <w:rFonts w:asciiTheme="minorHAnsi" w:eastAsiaTheme="minorEastAsia" w:hAnsiTheme="minorHAnsi" w:cstheme="minorBidi"/>
              <w:noProof/>
              <w:sz w:val="22"/>
              <w:szCs w:val="22"/>
            </w:rPr>
          </w:pPr>
          <w:hyperlink w:anchor="_Toc23253957" w:history="1">
            <w:r w:rsidR="00A920EC" w:rsidRPr="00466174">
              <w:rPr>
                <w:rStyle w:val="Hyperlink"/>
                <w:noProof/>
              </w:rPr>
              <w:t>3.6.4</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PAY_SCHEDULE()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_Toc23253957 \h </w:instrText>
            </w:r>
            <w:r w:rsidR="00A920EC">
              <w:rPr>
                <w:noProof/>
                <w:webHidden/>
              </w:rPr>
            </w:r>
            <w:r w:rsidR="00A920EC">
              <w:rPr>
                <w:noProof/>
                <w:webHidden/>
              </w:rPr>
              <w:fldChar w:fldCharType="separate"/>
            </w:r>
            <w:r w:rsidR="00A920EC">
              <w:rPr>
                <w:noProof/>
                <w:webHidden/>
              </w:rPr>
              <w:t>27</w:t>
            </w:r>
            <w:r w:rsidR="00A920EC">
              <w:rPr>
                <w:noProof/>
                <w:webHidden/>
              </w:rPr>
              <w:fldChar w:fldCharType="end"/>
            </w:r>
          </w:hyperlink>
        </w:p>
        <w:p w14:paraId="2BC3A724" w14:textId="5CF7C0BF" w:rsidR="00A920EC" w:rsidRDefault="005B2022">
          <w:pPr>
            <w:pStyle w:val="TOC3"/>
            <w:rPr>
              <w:rFonts w:asciiTheme="minorHAnsi" w:eastAsiaTheme="minorEastAsia" w:hAnsiTheme="minorHAnsi" w:cstheme="minorBidi"/>
              <w:noProof/>
              <w:sz w:val="22"/>
              <w:szCs w:val="22"/>
            </w:rPr>
          </w:pPr>
          <w:hyperlink w:anchor="_Toc23253958" w:history="1">
            <w:r w:rsidR="00A920EC" w:rsidRPr="00466174">
              <w:rPr>
                <w:rStyle w:val="Hyperlink"/>
                <w:noProof/>
              </w:rPr>
              <w:t>3.6.5</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ELIGIBILITYRULES()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_Toc23253958 \h </w:instrText>
            </w:r>
            <w:r w:rsidR="00A920EC">
              <w:rPr>
                <w:noProof/>
                <w:webHidden/>
              </w:rPr>
            </w:r>
            <w:r w:rsidR="00A920EC">
              <w:rPr>
                <w:noProof/>
                <w:webHidden/>
              </w:rPr>
              <w:fldChar w:fldCharType="separate"/>
            </w:r>
            <w:r w:rsidR="00A920EC">
              <w:rPr>
                <w:noProof/>
                <w:webHidden/>
              </w:rPr>
              <w:t>29</w:t>
            </w:r>
            <w:r w:rsidR="00A920EC">
              <w:rPr>
                <w:noProof/>
                <w:webHidden/>
              </w:rPr>
              <w:fldChar w:fldCharType="end"/>
            </w:r>
          </w:hyperlink>
        </w:p>
        <w:p w14:paraId="0BEFD6D0" w14:textId="0BCE50D7" w:rsidR="00A920EC" w:rsidRDefault="005B2022">
          <w:pPr>
            <w:pStyle w:val="TOC3"/>
            <w:rPr>
              <w:rFonts w:asciiTheme="minorHAnsi" w:eastAsiaTheme="minorEastAsia" w:hAnsiTheme="minorHAnsi" w:cstheme="minorBidi"/>
              <w:noProof/>
              <w:sz w:val="22"/>
              <w:szCs w:val="22"/>
            </w:rPr>
          </w:pPr>
          <w:hyperlink w:anchor="_Toc23253959" w:history="1">
            <w:r w:rsidR="00A920EC" w:rsidRPr="00466174">
              <w:rPr>
                <w:rStyle w:val="Hyperlink"/>
                <w:noProof/>
              </w:rPr>
              <w:t>3.6.6</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EXTENDLEAVES()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_Toc23253959 \h </w:instrText>
            </w:r>
            <w:r w:rsidR="00A920EC">
              <w:rPr>
                <w:noProof/>
                <w:webHidden/>
              </w:rPr>
            </w:r>
            <w:r w:rsidR="00A920EC">
              <w:rPr>
                <w:noProof/>
                <w:webHidden/>
              </w:rPr>
              <w:fldChar w:fldCharType="separate"/>
            </w:r>
            <w:r w:rsidR="00A920EC">
              <w:rPr>
                <w:noProof/>
                <w:webHidden/>
              </w:rPr>
              <w:t>31</w:t>
            </w:r>
            <w:r w:rsidR="00A920EC">
              <w:rPr>
                <w:noProof/>
                <w:webHidden/>
              </w:rPr>
              <w:fldChar w:fldCharType="end"/>
            </w:r>
          </w:hyperlink>
        </w:p>
        <w:p w14:paraId="0B10AF06" w14:textId="120DEB26" w:rsidR="00A920EC" w:rsidRDefault="005B2022">
          <w:pPr>
            <w:pStyle w:val="TOC3"/>
            <w:rPr>
              <w:rFonts w:asciiTheme="minorHAnsi" w:eastAsiaTheme="minorEastAsia" w:hAnsiTheme="minorHAnsi" w:cstheme="minorBidi"/>
              <w:noProof/>
              <w:sz w:val="22"/>
              <w:szCs w:val="22"/>
            </w:rPr>
          </w:pPr>
          <w:hyperlink w:anchor="_Toc23253960" w:history="1">
            <w:r w:rsidR="00A920EC" w:rsidRPr="00466174">
              <w:rPr>
                <w:rStyle w:val="Hyperlink"/>
                <w:noProof/>
              </w:rPr>
              <w:t>3.6.7</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UPTAKE()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_Toc23253960 \h </w:instrText>
            </w:r>
            <w:r w:rsidR="00A920EC">
              <w:rPr>
                <w:noProof/>
                <w:webHidden/>
              </w:rPr>
            </w:r>
            <w:r w:rsidR="00A920EC">
              <w:rPr>
                <w:noProof/>
                <w:webHidden/>
              </w:rPr>
              <w:fldChar w:fldCharType="separate"/>
            </w:r>
            <w:r w:rsidR="00A920EC">
              <w:rPr>
                <w:noProof/>
                <w:webHidden/>
              </w:rPr>
              <w:t>32</w:t>
            </w:r>
            <w:r w:rsidR="00A920EC">
              <w:rPr>
                <w:noProof/>
                <w:webHidden/>
              </w:rPr>
              <w:fldChar w:fldCharType="end"/>
            </w:r>
          </w:hyperlink>
        </w:p>
        <w:p w14:paraId="1A173B45" w14:textId="56B0CE8C" w:rsidR="00A920EC" w:rsidRDefault="005B2022">
          <w:pPr>
            <w:pStyle w:val="TOC3"/>
            <w:rPr>
              <w:rFonts w:asciiTheme="minorHAnsi" w:eastAsiaTheme="minorEastAsia" w:hAnsiTheme="minorHAnsi" w:cstheme="minorBidi"/>
              <w:noProof/>
              <w:sz w:val="22"/>
              <w:szCs w:val="22"/>
            </w:rPr>
          </w:pPr>
          <w:hyperlink w:anchor="_Toc23253961" w:history="1">
            <w:r w:rsidR="00A920EC" w:rsidRPr="00466174">
              <w:rPr>
                <w:rStyle w:val="Hyperlink"/>
                <w:noProof/>
              </w:rPr>
              <w:t>3.6.8</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BENEFITS()</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_Toc23253961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849817D" w14:textId="0B9704D8" w:rsidR="00A920EC" w:rsidRDefault="005B2022">
          <w:pPr>
            <w:pStyle w:val="TOC3"/>
            <w:rPr>
              <w:rFonts w:asciiTheme="minorHAnsi" w:eastAsiaTheme="minorEastAsia" w:hAnsiTheme="minorHAnsi" w:cstheme="minorBidi"/>
              <w:noProof/>
              <w:sz w:val="22"/>
              <w:szCs w:val="22"/>
            </w:rPr>
          </w:pPr>
          <w:hyperlink w:anchor="_Toc23253962" w:history="1">
            <w:r w:rsidR="00A920EC" w:rsidRPr="00466174">
              <w:rPr>
                <w:rStyle w:val="Hyperlink"/>
                <w:noProof/>
              </w:rPr>
              <w:t>3.6.9</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BENEFITEFFECT()</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_Toc23253962 \h </w:instrText>
            </w:r>
            <w:r w:rsidR="00A920EC">
              <w:rPr>
                <w:noProof/>
                <w:webHidden/>
              </w:rPr>
            </w:r>
            <w:r w:rsidR="00A920EC">
              <w:rPr>
                <w:noProof/>
                <w:webHidden/>
              </w:rPr>
              <w:fldChar w:fldCharType="separate"/>
            </w:r>
            <w:r w:rsidR="00A920EC">
              <w:rPr>
                <w:noProof/>
                <w:webHidden/>
              </w:rPr>
              <w:t>33</w:t>
            </w:r>
            <w:r w:rsidR="00A920EC">
              <w:rPr>
                <w:noProof/>
                <w:webHidden/>
              </w:rPr>
              <w:fldChar w:fldCharType="end"/>
            </w:r>
          </w:hyperlink>
        </w:p>
        <w:p w14:paraId="06F94D77" w14:textId="76CDDE24" w:rsidR="00A920EC" w:rsidRDefault="005B2022">
          <w:pPr>
            <w:pStyle w:val="TOC3"/>
            <w:rPr>
              <w:rFonts w:asciiTheme="minorHAnsi" w:eastAsiaTheme="minorEastAsia" w:hAnsiTheme="minorHAnsi" w:cstheme="minorBidi"/>
              <w:noProof/>
              <w:sz w:val="22"/>
              <w:szCs w:val="22"/>
            </w:rPr>
          </w:pPr>
          <w:hyperlink w:anchor="_Toc23253963" w:history="1">
            <w:r w:rsidR="00A920EC" w:rsidRPr="00466174">
              <w:rPr>
                <w:rStyle w:val="Hyperlink"/>
                <w:noProof/>
              </w:rPr>
              <w:t>3.6.10</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TOPOFF()</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_Toc23253963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251D726C" w14:textId="4D63E49E" w:rsidR="00A920EC" w:rsidRDefault="005B2022">
          <w:pPr>
            <w:pStyle w:val="TOC3"/>
            <w:rPr>
              <w:rFonts w:asciiTheme="minorHAnsi" w:eastAsiaTheme="minorEastAsia" w:hAnsiTheme="minorHAnsi" w:cstheme="minorBidi"/>
              <w:noProof/>
              <w:sz w:val="22"/>
              <w:szCs w:val="22"/>
            </w:rPr>
          </w:pPr>
          <w:hyperlink w:anchor="_Toc23253964" w:history="1">
            <w:r w:rsidR="00A920EC" w:rsidRPr="00466174">
              <w:rPr>
                <w:rStyle w:val="Hyperlink"/>
                <w:noProof/>
              </w:rPr>
              <w:t>3.6.11</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DEPENDENTALLOWANCE()</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_Toc23253964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75BB68CE" w14:textId="3EFA79EF" w:rsidR="00A920EC" w:rsidRDefault="005B2022">
          <w:pPr>
            <w:pStyle w:val="TOC3"/>
            <w:rPr>
              <w:rFonts w:asciiTheme="minorHAnsi" w:eastAsiaTheme="minorEastAsia" w:hAnsiTheme="minorHAnsi" w:cstheme="minorBidi"/>
              <w:noProof/>
              <w:sz w:val="22"/>
              <w:szCs w:val="22"/>
            </w:rPr>
          </w:pPr>
          <w:hyperlink w:anchor="_Toc23253965" w:history="1">
            <w:r w:rsidR="00A920EC" w:rsidRPr="00466174">
              <w:rPr>
                <w:rStyle w:val="Hyperlink"/>
                <w:noProof/>
              </w:rPr>
              <w:t>3.6.12</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DIFF_ELIG()</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_Toc23253965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31B0A34B" w14:textId="10CE014E" w:rsidR="00A920EC" w:rsidRDefault="005B2022">
          <w:pPr>
            <w:pStyle w:val="TOC3"/>
            <w:rPr>
              <w:rFonts w:asciiTheme="minorHAnsi" w:eastAsiaTheme="minorEastAsia" w:hAnsiTheme="minorHAnsi" w:cstheme="minorBidi"/>
              <w:noProof/>
              <w:sz w:val="22"/>
              <w:szCs w:val="22"/>
            </w:rPr>
          </w:pPr>
          <w:hyperlink w:anchor="_Toc23253966" w:history="1">
            <w:r w:rsidR="00A920EC" w:rsidRPr="00466174">
              <w:rPr>
                <w:rStyle w:val="Hyperlink"/>
                <w:noProof/>
              </w:rPr>
              <w:t>3.6.13</w:t>
            </w:r>
            <w:r w:rsidR="00A920EC">
              <w:rPr>
                <w:rFonts w:asciiTheme="minorHAnsi" w:eastAsiaTheme="minorEastAsia" w:hAnsiTheme="minorHAnsi" w:cstheme="minorBidi"/>
                <w:noProof/>
                <w:sz w:val="22"/>
                <w:szCs w:val="22"/>
              </w:rPr>
              <w:tab/>
            </w:r>
            <w:r w:rsidR="00A920EC" w:rsidRPr="00466174">
              <w:rPr>
                <w:rStyle w:val="Hyperlink"/>
                <w:noProof/>
              </w:rPr>
              <w:t xml:space="preserve">The </w:t>
            </w:r>
            <w:r w:rsidR="00A920EC" w:rsidRPr="00466174">
              <w:rPr>
                <w:rStyle w:val="Hyperlink"/>
                <w:rFonts w:ascii="Courier New" w:eastAsia="Arial" w:hAnsi="Courier New" w:cs="Arial"/>
                <w:noProof/>
              </w:rPr>
              <w:t>CLEANUP()</w:t>
            </w:r>
            <w:r w:rsidR="00A920EC" w:rsidRPr="00466174">
              <w:rPr>
                <w:rStyle w:val="Hyperlink"/>
                <w:noProof/>
              </w:rPr>
              <w:t xml:space="preserve"> Function</w:t>
            </w:r>
            <w:r w:rsidR="00A920EC">
              <w:rPr>
                <w:noProof/>
                <w:webHidden/>
              </w:rPr>
              <w:tab/>
            </w:r>
            <w:r w:rsidR="00A920EC">
              <w:rPr>
                <w:noProof/>
                <w:webHidden/>
              </w:rPr>
              <w:fldChar w:fldCharType="begin"/>
            </w:r>
            <w:r w:rsidR="00A920EC">
              <w:rPr>
                <w:noProof/>
                <w:webHidden/>
              </w:rPr>
              <w:instrText xml:space="preserve"> PAGEREF _Toc23253966 \h </w:instrText>
            </w:r>
            <w:r w:rsidR="00A920EC">
              <w:rPr>
                <w:noProof/>
                <w:webHidden/>
              </w:rPr>
            </w:r>
            <w:r w:rsidR="00A920EC">
              <w:rPr>
                <w:noProof/>
                <w:webHidden/>
              </w:rPr>
              <w:fldChar w:fldCharType="separate"/>
            </w:r>
            <w:r w:rsidR="00A920EC">
              <w:rPr>
                <w:noProof/>
                <w:webHidden/>
              </w:rPr>
              <w:t>34</w:t>
            </w:r>
            <w:r w:rsidR="00A920EC">
              <w:rPr>
                <w:noProof/>
                <w:webHidden/>
              </w:rPr>
              <w:fldChar w:fldCharType="end"/>
            </w:r>
          </w:hyperlink>
        </w:p>
        <w:p w14:paraId="607542D8" w14:textId="2A40EAE0" w:rsidR="00A920EC" w:rsidRDefault="005B2022">
          <w:pPr>
            <w:pStyle w:val="TOC2"/>
            <w:rPr>
              <w:rFonts w:asciiTheme="minorHAnsi" w:eastAsiaTheme="minorEastAsia" w:hAnsiTheme="minorHAnsi" w:cstheme="minorBidi"/>
              <w:sz w:val="22"/>
              <w:szCs w:val="22"/>
            </w:rPr>
          </w:pPr>
          <w:hyperlink w:anchor="_Toc23253967" w:history="1">
            <w:r w:rsidR="00A920EC" w:rsidRPr="00466174">
              <w:rPr>
                <w:rStyle w:val="Hyperlink"/>
              </w:rPr>
              <w:t>3.7</w:t>
            </w:r>
            <w:r w:rsidR="00A920EC">
              <w:rPr>
                <w:rFonts w:asciiTheme="minorHAnsi" w:eastAsiaTheme="minorEastAsia" w:hAnsiTheme="minorHAnsi" w:cstheme="minorBidi"/>
                <w:sz w:val="22"/>
                <w:szCs w:val="22"/>
              </w:rPr>
              <w:tab/>
            </w:r>
            <w:r w:rsidR="00A920EC" w:rsidRPr="00466174">
              <w:rPr>
                <w:rStyle w:val="Hyperlink"/>
              </w:rPr>
              <w:t>Output Analysis Functions</w:t>
            </w:r>
            <w:r w:rsidR="00A920EC">
              <w:rPr>
                <w:webHidden/>
              </w:rPr>
              <w:tab/>
            </w:r>
            <w:r w:rsidR="00A920EC">
              <w:rPr>
                <w:webHidden/>
              </w:rPr>
              <w:fldChar w:fldCharType="begin"/>
            </w:r>
            <w:r w:rsidR="00A920EC">
              <w:rPr>
                <w:webHidden/>
              </w:rPr>
              <w:instrText xml:space="preserve"> PAGEREF _Toc23253967 \h </w:instrText>
            </w:r>
            <w:r w:rsidR="00A920EC">
              <w:rPr>
                <w:webHidden/>
              </w:rPr>
            </w:r>
            <w:r w:rsidR="00A920EC">
              <w:rPr>
                <w:webHidden/>
              </w:rPr>
              <w:fldChar w:fldCharType="separate"/>
            </w:r>
            <w:r w:rsidR="00A920EC">
              <w:rPr>
                <w:webHidden/>
              </w:rPr>
              <w:t>34</w:t>
            </w:r>
            <w:r w:rsidR="00A920EC">
              <w:rPr>
                <w:webHidden/>
              </w:rPr>
              <w:fldChar w:fldCharType="end"/>
            </w:r>
          </w:hyperlink>
        </w:p>
        <w:p w14:paraId="0D924711" w14:textId="49A6DEA6" w:rsidR="00A920EC" w:rsidRDefault="005B2022">
          <w:pPr>
            <w:pStyle w:val="TOC2"/>
            <w:rPr>
              <w:rFonts w:asciiTheme="minorHAnsi" w:eastAsiaTheme="minorEastAsia" w:hAnsiTheme="minorHAnsi" w:cstheme="minorBidi"/>
              <w:sz w:val="22"/>
              <w:szCs w:val="22"/>
            </w:rPr>
          </w:pPr>
          <w:hyperlink w:anchor="_Toc23253968" w:history="1">
            <w:r w:rsidR="00A920EC" w:rsidRPr="00466174">
              <w:rPr>
                <w:rStyle w:val="Hyperlink"/>
              </w:rPr>
              <w:t>3.8</w:t>
            </w:r>
            <w:r w:rsidR="00A920EC">
              <w:rPr>
                <w:rFonts w:asciiTheme="minorHAnsi" w:eastAsiaTheme="minorEastAsia" w:hAnsiTheme="minorHAnsi" w:cstheme="minorBidi"/>
                <w:sz w:val="22"/>
                <w:szCs w:val="22"/>
              </w:rPr>
              <w:tab/>
            </w:r>
            <w:r w:rsidR="00A920EC" w:rsidRPr="00466174">
              <w:rPr>
                <w:rStyle w:val="Hyperlink"/>
              </w:rPr>
              <w:t>File Summary</w:t>
            </w:r>
            <w:r w:rsidR="00A920EC">
              <w:rPr>
                <w:webHidden/>
              </w:rPr>
              <w:tab/>
            </w:r>
            <w:r w:rsidR="00A920EC">
              <w:rPr>
                <w:webHidden/>
              </w:rPr>
              <w:fldChar w:fldCharType="begin"/>
            </w:r>
            <w:r w:rsidR="00A920EC">
              <w:rPr>
                <w:webHidden/>
              </w:rPr>
              <w:instrText xml:space="preserve"> PAGEREF _Toc23253968 \h </w:instrText>
            </w:r>
            <w:r w:rsidR="00A920EC">
              <w:rPr>
                <w:webHidden/>
              </w:rPr>
            </w:r>
            <w:r w:rsidR="00A920EC">
              <w:rPr>
                <w:webHidden/>
              </w:rPr>
              <w:fldChar w:fldCharType="separate"/>
            </w:r>
            <w:r w:rsidR="00A920EC">
              <w:rPr>
                <w:webHidden/>
              </w:rPr>
              <w:t>35</w:t>
            </w:r>
            <w:r w:rsidR="00A920EC">
              <w:rPr>
                <w:webHidden/>
              </w:rPr>
              <w:fldChar w:fldCharType="end"/>
            </w:r>
          </w:hyperlink>
        </w:p>
        <w:p w14:paraId="3FBD0E8C" w14:textId="0AEDECBB" w:rsidR="00A920EC" w:rsidRDefault="005B2022">
          <w:pPr>
            <w:pStyle w:val="TOC2"/>
            <w:rPr>
              <w:rFonts w:asciiTheme="minorHAnsi" w:eastAsiaTheme="minorEastAsia" w:hAnsiTheme="minorHAnsi" w:cstheme="minorBidi"/>
              <w:sz w:val="22"/>
              <w:szCs w:val="22"/>
            </w:rPr>
          </w:pPr>
          <w:hyperlink w:anchor="_Toc23253969" w:history="1">
            <w:r w:rsidR="00A920EC" w:rsidRPr="00466174">
              <w:rPr>
                <w:rStyle w:val="Hyperlink"/>
              </w:rPr>
              <w:t>3.9</w:t>
            </w:r>
            <w:r w:rsidR="00A920EC">
              <w:rPr>
                <w:rFonts w:asciiTheme="minorHAnsi" w:eastAsiaTheme="minorEastAsia" w:hAnsiTheme="minorHAnsi" w:cstheme="minorBidi"/>
                <w:sz w:val="22"/>
                <w:szCs w:val="22"/>
              </w:rPr>
              <w:tab/>
            </w:r>
            <w:r w:rsidR="00A920EC" w:rsidRPr="00466174">
              <w:rPr>
                <w:rStyle w:val="Hyperlink"/>
              </w:rPr>
              <w:t>Suggested Readings</w:t>
            </w:r>
            <w:r w:rsidR="00A920EC">
              <w:rPr>
                <w:webHidden/>
              </w:rPr>
              <w:tab/>
            </w:r>
            <w:r w:rsidR="00A920EC">
              <w:rPr>
                <w:webHidden/>
              </w:rPr>
              <w:fldChar w:fldCharType="begin"/>
            </w:r>
            <w:r w:rsidR="00A920EC">
              <w:rPr>
                <w:webHidden/>
              </w:rPr>
              <w:instrText xml:space="preserve"> PAGEREF _Toc23253969 \h </w:instrText>
            </w:r>
            <w:r w:rsidR="00A920EC">
              <w:rPr>
                <w:webHidden/>
              </w:rPr>
            </w:r>
            <w:r w:rsidR="00A920EC">
              <w:rPr>
                <w:webHidden/>
              </w:rPr>
              <w:fldChar w:fldCharType="separate"/>
            </w:r>
            <w:r w:rsidR="00A920EC">
              <w:rPr>
                <w:webHidden/>
              </w:rPr>
              <w:t>36</w:t>
            </w:r>
            <w:r w:rsidR="00A920EC">
              <w:rPr>
                <w:webHidden/>
              </w:rPr>
              <w:fldChar w:fldCharType="end"/>
            </w:r>
          </w:hyperlink>
        </w:p>
        <w:p w14:paraId="52E3F39D" w14:textId="793CE30D" w:rsidR="00A920EC" w:rsidRDefault="005B2022">
          <w:pPr>
            <w:pStyle w:val="TOC1"/>
            <w:tabs>
              <w:tab w:val="right" w:leader="dot" w:pos="9350"/>
            </w:tabs>
            <w:rPr>
              <w:rFonts w:asciiTheme="minorHAnsi" w:eastAsiaTheme="minorEastAsia" w:hAnsiTheme="minorHAnsi" w:cstheme="minorBidi"/>
              <w:b w:val="0"/>
              <w:noProof/>
              <w:color w:val="auto"/>
              <w:sz w:val="22"/>
              <w:szCs w:val="22"/>
            </w:rPr>
          </w:pPr>
          <w:hyperlink w:anchor="_Toc23253970" w:history="1">
            <w:r w:rsidR="00A920EC" w:rsidRPr="00466174">
              <w:rPr>
                <w:rStyle w:val="Hyperlink"/>
                <w:noProof/>
              </w:rPr>
              <w:t>Chapter 4. Imputation Algorithms</w:t>
            </w:r>
            <w:r w:rsidR="00A920EC">
              <w:rPr>
                <w:noProof/>
                <w:webHidden/>
              </w:rPr>
              <w:tab/>
            </w:r>
            <w:r w:rsidR="00A920EC">
              <w:rPr>
                <w:noProof/>
                <w:webHidden/>
              </w:rPr>
              <w:fldChar w:fldCharType="begin"/>
            </w:r>
            <w:r w:rsidR="00A920EC">
              <w:rPr>
                <w:noProof/>
                <w:webHidden/>
              </w:rPr>
              <w:instrText xml:space="preserve"> PAGEREF _Toc23253970 \h </w:instrText>
            </w:r>
            <w:r w:rsidR="00A920EC">
              <w:rPr>
                <w:noProof/>
                <w:webHidden/>
              </w:rPr>
            </w:r>
            <w:r w:rsidR="00A920EC">
              <w:rPr>
                <w:noProof/>
                <w:webHidden/>
              </w:rPr>
              <w:fldChar w:fldCharType="separate"/>
            </w:r>
            <w:r w:rsidR="00A920EC">
              <w:rPr>
                <w:noProof/>
                <w:webHidden/>
              </w:rPr>
              <w:t>37</w:t>
            </w:r>
            <w:r w:rsidR="00A920EC">
              <w:rPr>
                <w:noProof/>
                <w:webHidden/>
              </w:rPr>
              <w:fldChar w:fldCharType="end"/>
            </w:r>
          </w:hyperlink>
        </w:p>
        <w:p w14:paraId="0E05B750" w14:textId="1093B8F2" w:rsidR="00A920EC" w:rsidRDefault="005B2022">
          <w:pPr>
            <w:pStyle w:val="TOC2"/>
            <w:rPr>
              <w:rFonts w:asciiTheme="minorHAnsi" w:eastAsiaTheme="minorEastAsia" w:hAnsiTheme="minorHAnsi" w:cstheme="minorBidi"/>
              <w:sz w:val="22"/>
              <w:szCs w:val="22"/>
            </w:rPr>
          </w:pPr>
          <w:hyperlink w:anchor="_Toc23253971" w:history="1">
            <w:r w:rsidR="00A920EC" w:rsidRPr="00466174">
              <w:rPr>
                <w:rStyle w:val="Hyperlink"/>
              </w:rPr>
              <w:t>4.1</w:t>
            </w:r>
            <w:r w:rsidR="00A920EC">
              <w:rPr>
                <w:rFonts w:asciiTheme="minorHAnsi" w:eastAsiaTheme="minorEastAsia" w:hAnsiTheme="minorHAnsi" w:cstheme="minorBidi"/>
                <w:sz w:val="22"/>
                <w:szCs w:val="22"/>
              </w:rPr>
              <w:tab/>
            </w:r>
            <w:r w:rsidR="00A920EC" w:rsidRPr="00466174">
              <w:rPr>
                <w:rStyle w:val="Hyperlink"/>
              </w:rPr>
              <w:t>Nearest Neighbor</w:t>
            </w:r>
            <w:r w:rsidR="00A920EC">
              <w:rPr>
                <w:webHidden/>
              </w:rPr>
              <w:tab/>
            </w:r>
            <w:r w:rsidR="00A920EC">
              <w:rPr>
                <w:webHidden/>
              </w:rPr>
              <w:fldChar w:fldCharType="begin"/>
            </w:r>
            <w:r w:rsidR="00A920EC">
              <w:rPr>
                <w:webHidden/>
              </w:rPr>
              <w:instrText xml:space="preserve"> PAGEREF _Toc23253971 \h </w:instrText>
            </w:r>
            <w:r w:rsidR="00A920EC">
              <w:rPr>
                <w:webHidden/>
              </w:rPr>
            </w:r>
            <w:r w:rsidR="00A920EC">
              <w:rPr>
                <w:webHidden/>
              </w:rPr>
              <w:fldChar w:fldCharType="separate"/>
            </w:r>
            <w:r w:rsidR="00A920EC">
              <w:rPr>
                <w:webHidden/>
              </w:rPr>
              <w:t>37</w:t>
            </w:r>
            <w:r w:rsidR="00A920EC">
              <w:rPr>
                <w:webHidden/>
              </w:rPr>
              <w:fldChar w:fldCharType="end"/>
            </w:r>
          </w:hyperlink>
        </w:p>
        <w:p w14:paraId="0C563369" w14:textId="599A523A" w:rsidR="00A920EC" w:rsidRDefault="005B2022">
          <w:pPr>
            <w:pStyle w:val="TOC2"/>
            <w:rPr>
              <w:rFonts w:asciiTheme="minorHAnsi" w:eastAsiaTheme="minorEastAsia" w:hAnsiTheme="minorHAnsi" w:cstheme="minorBidi"/>
              <w:sz w:val="22"/>
              <w:szCs w:val="22"/>
            </w:rPr>
          </w:pPr>
          <w:hyperlink w:anchor="_Toc23253972" w:history="1">
            <w:r w:rsidR="00A920EC" w:rsidRPr="00466174">
              <w:rPr>
                <w:rStyle w:val="Hyperlink"/>
              </w:rPr>
              <w:t xml:space="preserve">4.2 </w:t>
            </w:r>
            <w:r w:rsidR="00A920EC">
              <w:rPr>
                <w:rFonts w:asciiTheme="minorHAnsi" w:eastAsiaTheme="minorEastAsia" w:hAnsiTheme="minorHAnsi" w:cstheme="minorBidi"/>
                <w:sz w:val="22"/>
                <w:szCs w:val="22"/>
              </w:rPr>
              <w:tab/>
            </w:r>
            <w:r w:rsidR="00A920EC" w:rsidRPr="00466174">
              <w:rPr>
                <w:rStyle w:val="Hyperlink"/>
              </w:rPr>
              <w:t>Logistic Regression</w:t>
            </w:r>
            <w:r w:rsidR="00A920EC">
              <w:rPr>
                <w:webHidden/>
              </w:rPr>
              <w:tab/>
            </w:r>
            <w:r w:rsidR="00A920EC">
              <w:rPr>
                <w:webHidden/>
              </w:rPr>
              <w:fldChar w:fldCharType="begin"/>
            </w:r>
            <w:r w:rsidR="00A920EC">
              <w:rPr>
                <w:webHidden/>
              </w:rPr>
              <w:instrText xml:space="preserve"> PAGEREF _Toc23253972 \h </w:instrText>
            </w:r>
            <w:r w:rsidR="00A920EC">
              <w:rPr>
                <w:webHidden/>
              </w:rPr>
            </w:r>
            <w:r w:rsidR="00A920EC">
              <w:rPr>
                <w:webHidden/>
              </w:rPr>
              <w:fldChar w:fldCharType="separate"/>
            </w:r>
            <w:r w:rsidR="00A920EC">
              <w:rPr>
                <w:webHidden/>
              </w:rPr>
              <w:t>38</w:t>
            </w:r>
            <w:r w:rsidR="00A920EC">
              <w:rPr>
                <w:webHidden/>
              </w:rPr>
              <w:fldChar w:fldCharType="end"/>
            </w:r>
          </w:hyperlink>
        </w:p>
        <w:p w14:paraId="61FEF139" w14:textId="468F07EA" w:rsidR="00A920EC" w:rsidRDefault="005B2022">
          <w:pPr>
            <w:pStyle w:val="TOC2"/>
            <w:rPr>
              <w:rFonts w:asciiTheme="minorHAnsi" w:eastAsiaTheme="minorEastAsia" w:hAnsiTheme="minorHAnsi" w:cstheme="minorBidi"/>
              <w:sz w:val="22"/>
              <w:szCs w:val="22"/>
            </w:rPr>
          </w:pPr>
          <w:hyperlink w:anchor="_Toc23253973" w:history="1">
            <w:r w:rsidR="00A920EC" w:rsidRPr="00466174">
              <w:rPr>
                <w:rStyle w:val="Hyperlink"/>
              </w:rPr>
              <w:t xml:space="preserve">4.3 </w:t>
            </w:r>
            <w:r w:rsidR="00A920EC">
              <w:rPr>
                <w:rFonts w:asciiTheme="minorHAnsi" w:eastAsiaTheme="minorEastAsia" w:hAnsiTheme="minorHAnsi" w:cstheme="minorBidi"/>
                <w:sz w:val="22"/>
                <w:szCs w:val="22"/>
              </w:rPr>
              <w:tab/>
            </w:r>
            <w:r w:rsidR="00A920EC" w:rsidRPr="00466174">
              <w:rPr>
                <w:rStyle w:val="Hyperlink"/>
              </w:rPr>
              <w:t>Naïve Bayes</w:t>
            </w:r>
            <w:r w:rsidR="00A920EC">
              <w:rPr>
                <w:webHidden/>
              </w:rPr>
              <w:tab/>
            </w:r>
            <w:r w:rsidR="00A920EC">
              <w:rPr>
                <w:webHidden/>
              </w:rPr>
              <w:fldChar w:fldCharType="begin"/>
            </w:r>
            <w:r w:rsidR="00A920EC">
              <w:rPr>
                <w:webHidden/>
              </w:rPr>
              <w:instrText xml:space="preserve"> PAGEREF _Toc23253973 \h </w:instrText>
            </w:r>
            <w:r w:rsidR="00A920EC">
              <w:rPr>
                <w:webHidden/>
              </w:rPr>
            </w:r>
            <w:r w:rsidR="00A920EC">
              <w:rPr>
                <w:webHidden/>
              </w:rPr>
              <w:fldChar w:fldCharType="separate"/>
            </w:r>
            <w:r w:rsidR="00A920EC">
              <w:rPr>
                <w:webHidden/>
              </w:rPr>
              <w:t>39</w:t>
            </w:r>
            <w:r w:rsidR="00A920EC">
              <w:rPr>
                <w:webHidden/>
              </w:rPr>
              <w:fldChar w:fldCharType="end"/>
            </w:r>
          </w:hyperlink>
        </w:p>
        <w:p w14:paraId="0C790CC0" w14:textId="5FCEAF37" w:rsidR="00A920EC" w:rsidRDefault="005B2022">
          <w:pPr>
            <w:pStyle w:val="TOC2"/>
            <w:rPr>
              <w:rFonts w:asciiTheme="minorHAnsi" w:eastAsiaTheme="minorEastAsia" w:hAnsiTheme="minorHAnsi" w:cstheme="minorBidi"/>
              <w:sz w:val="22"/>
              <w:szCs w:val="22"/>
            </w:rPr>
          </w:pPr>
          <w:hyperlink w:anchor="_Toc23253974" w:history="1">
            <w:r w:rsidR="00A920EC" w:rsidRPr="00466174">
              <w:rPr>
                <w:rStyle w:val="Hyperlink"/>
              </w:rPr>
              <w:t>4.4</w:t>
            </w:r>
            <w:r w:rsidR="00A920EC">
              <w:rPr>
                <w:rFonts w:asciiTheme="minorHAnsi" w:eastAsiaTheme="minorEastAsia" w:hAnsiTheme="minorHAnsi" w:cstheme="minorBidi"/>
                <w:sz w:val="22"/>
                <w:szCs w:val="22"/>
              </w:rPr>
              <w:tab/>
            </w:r>
            <w:r w:rsidR="00A920EC" w:rsidRPr="00466174">
              <w:rPr>
                <w:rStyle w:val="Hyperlink"/>
              </w:rPr>
              <w:t>Random Forest</w:t>
            </w:r>
            <w:r w:rsidR="00A920EC">
              <w:rPr>
                <w:webHidden/>
              </w:rPr>
              <w:tab/>
            </w:r>
            <w:r w:rsidR="00A920EC">
              <w:rPr>
                <w:webHidden/>
              </w:rPr>
              <w:fldChar w:fldCharType="begin"/>
            </w:r>
            <w:r w:rsidR="00A920EC">
              <w:rPr>
                <w:webHidden/>
              </w:rPr>
              <w:instrText xml:space="preserve"> PAGEREF _Toc23253974 \h </w:instrText>
            </w:r>
            <w:r w:rsidR="00A920EC">
              <w:rPr>
                <w:webHidden/>
              </w:rPr>
            </w:r>
            <w:r w:rsidR="00A920EC">
              <w:rPr>
                <w:webHidden/>
              </w:rPr>
              <w:fldChar w:fldCharType="separate"/>
            </w:r>
            <w:r w:rsidR="00A920EC">
              <w:rPr>
                <w:webHidden/>
              </w:rPr>
              <w:t>40</w:t>
            </w:r>
            <w:r w:rsidR="00A920EC">
              <w:rPr>
                <w:webHidden/>
              </w:rPr>
              <w:fldChar w:fldCharType="end"/>
            </w:r>
          </w:hyperlink>
        </w:p>
        <w:p w14:paraId="1AEACA97" w14:textId="49E816D1" w:rsidR="00A920EC" w:rsidRDefault="005B2022">
          <w:pPr>
            <w:pStyle w:val="TOC2"/>
            <w:rPr>
              <w:rFonts w:asciiTheme="minorHAnsi" w:eastAsiaTheme="minorEastAsia" w:hAnsiTheme="minorHAnsi" w:cstheme="minorBidi"/>
              <w:sz w:val="22"/>
              <w:szCs w:val="22"/>
            </w:rPr>
          </w:pPr>
          <w:hyperlink w:anchor="_Toc23253975" w:history="1">
            <w:r w:rsidR="00A920EC" w:rsidRPr="00466174">
              <w:rPr>
                <w:rStyle w:val="Hyperlink"/>
              </w:rPr>
              <w:t>4.5</w:t>
            </w:r>
            <w:r w:rsidR="00A920EC">
              <w:rPr>
                <w:rFonts w:asciiTheme="minorHAnsi" w:eastAsiaTheme="minorEastAsia" w:hAnsiTheme="minorHAnsi" w:cstheme="minorBidi"/>
                <w:sz w:val="22"/>
                <w:szCs w:val="22"/>
              </w:rPr>
              <w:tab/>
            </w:r>
            <w:r w:rsidR="00A920EC" w:rsidRPr="00466174">
              <w:rPr>
                <w:rStyle w:val="Hyperlink"/>
              </w:rPr>
              <w:t>Kernel Ridge Regression</w:t>
            </w:r>
            <w:r w:rsidR="00A920EC">
              <w:rPr>
                <w:webHidden/>
              </w:rPr>
              <w:tab/>
            </w:r>
            <w:r w:rsidR="00A920EC">
              <w:rPr>
                <w:webHidden/>
              </w:rPr>
              <w:fldChar w:fldCharType="begin"/>
            </w:r>
            <w:r w:rsidR="00A920EC">
              <w:rPr>
                <w:webHidden/>
              </w:rPr>
              <w:instrText xml:space="preserve"> PAGEREF _Toc23253975 \h </w:instrText>
            </w:r>
            <w:r w:rsidR="00A920EC">
              <w:rPr>
                <w:webHidden/>
              </w:rPr>
            </w:r>
            <w:r w:rsidR="00A920EC">
              <w:rPr>
                <w:webHidden/>
              </w:rPr>
              <w:fldChar w:fldCharType="separate"/>
            </w:r>
            <w:r w:rsidR="00A920EC">
              <w:rPr>
                <w:webHidden/>
              </w:rPr>
              <w:t>42</w:t>
            </w:r>
            <w:r w:rsidR="00A920EC">
              <w:rPr>
                <w:webHidden/>
              </w:rPr>
              <w:fldChar w:fldCharType="end"/>
            </w:r>
          </w:hyperlink>
        </w:p>
        <w:p w14:paraId="3C6AB61B" w14:textId="6AEE5429" w:rsidR="00A920EC" w:rsidRDefault="005B2022">
          <w:pPr>
            <w:pStyle w:val="TOC2"/>
            <w:rPr>
              <w:rFonts w:asciiTheme="minorHAnsi" w:eastAsiaTheme="minorEastAsia" w:hAnsiTheme="minorHAnsi" w:cstheme="minorBidi"/>
              <w:sz w:val="22"/>
              <w:szCs w:val="22"/>
            </w:rPr>
          </w:pPr>
          <w:hyperlink w:anchor="_Toc23253976" w:history="1">
            <w:r w:rsidR="00A920EC" w:rsidRPr="00466174">
              <w:rPr>
                <w:rStyle w:val="Hyperlink"/>
              </w:rPr>
              <w:t>4.6</w:t>
            </w:r>
            <w:r w:rsidR="00A920EC">
              <w:rPr>
                <w:rFonts w:asciiTheme="minorHAnsi" w:eastAsiaTheme="minorEastAsia" w:hAnsiTheme="minorHAnsi" w:cstheme="minorBidi"/>
                <w:sz w:val="22"/>
                <w:szCs w:val="22"/>
              </w:rPr>
              <w:tab/>
            </w:r>
            <w:r w:rsidR="00A920EC" w:rsidRPr="00466174">
              <w:rPr>
                <w:rStyle w:val="Hyperlink"/>
              </w:rPr>
              <w:t>XG Boost</w:t>
            </w:r>
            <w:r w:rsidR="00A920EC">
              <w:rPr>
                <w:webHidden/>
              </w:rPr>
              <w:tab/>
            </w:r>
            <w:r w:rsidR="00A920EC">
              <w:rPr>
                <w:webHidden/>
              </w:rPr>
              <w:fldChar w:fldCharType="begin"/>
            </w:r>
            <w:r w:rsidR="00A920EC">
              <w:rPr>
                <w:webHidden/>
              </w:rPr>
              <w:instrText xml:space="preserve"> PAGEREF _Toc23253976 \h </w:instrText>
            </w:r>
            <w:r w:rsidR="00A920EC">
              <w:rPr>
                <w:webHidden/>
              </w:rPr>
            </w:r>
            <w:r w:rsidR="00A920EC">
              <w:rPr>
                <w:webHidden/>
              </w:rPr>
              <w:fldChar w:fldCharType="separate"/>
            </w:r>
            <w:r w:rsidR="00A920EC">
              <w:rPr>
                <w:webHidden/>
              </w:rPr>
              <w:t>43</w:t>
            </w:r>
            <w:r w:rsidR="00A920EC">
              <w:rPr>
                <w:webHidden/>
              </w:rPr>
              <w:fldChar w:fldCharType="end"/>
            </w:r>
          </w:hyperlink>
        </w:p>
        <w:p w14:paraId="64D90CF0" w14:textId="33190927" w:rsidR="00A920EC" w:rsidRDefault="005B2022">
          <w:pPr>
            <w:pStyle w:val="TOC1"/>
            <w:tabs>
              <w:tab w:val="right" w:leader="dot" w:pos="9350"/>
            </w:tabs>
            <w:rPr>
              <w:rFonts w:asciiTheme="minorHAnsi" w:eastAsiaTheme="minorEastAsia" w:hAnsiTheme="minorHAnsi" w:cstheme="minorBidi"/>
              <w:b w:val="0"/>
              <w:noProof/>
              <w:color w:val="auto"/>
              <w:sz w:val="22"/>
              <w:szCs w:val="22"/>
            </w:rPr>
          </w:pPr>
          <w:hyperlink w:anchor="_Toc23253977" w:history="1">
            <w:r w:rsidR="00A920EC" w:rsidRPr="00466174">
              <w:rPr>
                <w:rStyle w:val="Hyperlink"/>
                <w:noProof/>
              </w:rPr>
              <w:t>Chapter 5. Validation</w:t>
            </w:r>
            <w:r w:rsidR="00A920EC">
              <w:rPr>
                <w:noProof/>
                <w:webHidden/>
              </w:rPr>
              <w:tab/>
            </w:r>
            <w:r w:rsidR="00A920EC">
              <w:rPr>
                <w:noProof/>
                <w:webHidden/>
              </w:rPr>
              <w:fldChar w:fldCharType="begin"/>
            </w:r>
            <w:r w:rsidR="00A920EC">
              <w:rPr>
                <w:noProof/>
                <w:webHidden/>
              </w:rPr>
              <w:instrText xml:space="preserve"> PAGEREF _Toc23253977 \h </w:instrText>
            </w:r>
            <w:r w:rsidR="00A920EC">
              <w:rPr>
                <w:noProof/>
                <w:webHidden/>
              </w:rPr>
            </w:r>
            <w:r w:rsidR="00A920EC">
              <w:rPr>
                <w:noProof/>
                <w:webHidden/>
              </w:rPr>
              <w:fldChar w:fldCharType="separate"/>
            </w:r>
            <w:r w:rsidR="00A920EC">
              <w:rPr>
                <w:noProof/>
                <w:webHidden/>
              </w:rPr>
              <w:t>44</w:t>
            </w:r>
            <w:r w:rsidR="00A920EC">
              <w:rPr>
                <w:noProof/>
                <w:webHidden/>
              </w:rPr>
              <w:fldChar w:fldCharType="end"/>
            </w:r>
          </w:hyperlink>
        </w:p>
        <w:p w14:paraId="75D238F0" w14:textId="2980151D" w:rsidR="00A920EC" w:rsidRDefault="005B2022">
          <w:pPr>
            <w:pStyle w:val="TOC2"/>
            <w:rPr>
              <w:rFonts w:asciiTheme="minorHAnsi" w:eastAsiaTheme="minorEastAsia" w:hAnsiTheme="minorHAnsi" w:cstheme="minorBidi"/>
              <w:sz w:val="22"/>
              <w:szCs w:val="22"/>
            </w:rPr>
          </w:pPr>
          <w:hyperlink w:anchor="_Toc23253978" w:history="1">
            <w:r w:rsidR="00A920EC" w:rsidRPr="00466174">
              <w:rPr>
                <w:rStyle w:val="Hyperlink"/>
              </w:rPr>
              <w:t>5.1</w:t>
            </w:r>
            <w:r w:rsidR="00A920EC">
              <w:rPr>
                <w:rFonts w:asciiTheme="minorHAnsi" w:eastAsiaTheme="minorEastAsia" w:hAnsiTheme="minorHAnsi" w:cstheme="minorBidi"/>
                <w:sz w:val="22"/>
                <w:szCs w:val="22"/>
              </w:rPr>
              <w:tab/>
            </w:r>
            <w:r w:rsidR="00A920EC" w:rsidRPr="00466174">
              <w:rPr>
                <w:rStyle w:val="Hyperlink"/>
              </w:rPr>
              <w:t>Selection of Imputed Variables to Use for Testing</w:t>
            </w:r>
            <w:r w:rsidR="00A920EC">
              <w:rPr>
                <w:webHidden/>
              </w:rPr>
              <w:tab/>
            </w:r>
            <w:r w:rsidR="00A920EC">
              <w:rPr>
                <w:webHidden/>
              </w:rPr>
              <w:fldChar w:fldCharType="begin"/>
            </w:r>
            <w:r w:rsidR="00A920EC">
              <w:rPr>
                <w:webHidden/>
              </w:rPr>
              <w:instrText xml:space="preserve"> PAGEREF _Toc23253978 \h </w:instrText>
            </w:r>
            <w:r w:rsidR="00A920EC">
              <w:rPr>
                <w:webHidden/>
              </w:rPr>
            </w:r>
            <w:r w:rsidR="00A920EC">
              <w:rPr>
                <w:webHidden/>
              </w:rPr>
              <w:fldChar w:fldCharType="separate"/>
            </w:r>
            <w:r w:rsidR="00A920EC">
              <w:rPr>
                <w:webHidden/>
              </w:rPr>
              <w:t>46</w:t>
            </w:r>
            <w:r w:rsidR="00A920EC">
              <w:rPr>
                <w:webHidden/>
              </w:rPr>
              <w:fldChar w:fldCharType="end"/>
            </w:r>
          </w:hyperlink>
        </w:p>
        <w:p w14:paraId="1CDF42A8" w14:textId="70129BFE" w:rsidR="00A920EC" w:rsidRDefault="005B2022">
          <w:pPr>
            <w:pStyle w:val="TOC2"/>
            <w:rPr>
              <w:rFonts w:asciiTheme="minorHAnsi" w:eastAsiaTheme="minorEastAsia" w:hAnsiTheme="minorHAnsi" w:cstheme="minorBidi"/>
              <w:sz w:val="22"/>
              <w:szCs w:val="22"/>
            </w:rPr>
          </w:pPr>
          <w:hyperlink w:anchor="_Toc23253979"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Results</w:t>
            </w:r>
            <w:r w:rsidR="00A920EC">
              <w:rPr>
                <w:webHidden/>
              </w:rPr>
              <w:tab/>
            </w:r>
            <w:r w:rsidR="00A920EC">
              <w:rPr>
                <w:webHidden/>
              </w:rPr>
              <w:fldChar w:fldCharType="begin"/>
            </w:r>
            <w:r w:rsidR="00A920EC">
              <w:rPr>
                <w:webHidden/>
              </w:rPr>
              <w:instrText xml:space="preserve"> PAGEREF _Toc23253979 \h </w:instrText>
            </w:r>
            <w:r w:rsidR="00A920EC">
              <w:rPr>
                <w:webHidden/>
              </w:rPr>
            </w:r>
            <w:r w:rsidR="00A920EC">
              <w:rPr>
                <w:webHidden/>
              </w:rPr>
              <w:fldChar w:fldCharType="separate"/>
            </w:r>
            <w:r w:rsidR="00A920EC">
              <w:rPr>
                <w:webHidden/>
              </w:rPr>
              <w:t>47</w:t>
            </w:r>
            <w:r w:rsidR="00A920EC">
              <w:rPr>
                <w:webHidden/>
              </w:rPr>
              <w:fldChar w:fldCharType="end"/>
            </w:r>
          </w:hyperlink>
        </w:p>
        <w:p w14:paraId="53A344D9" w14:textId="1653A31D" w:rsidR="00A920EC" w:rsidRDefault="005B2022">
          <w:pPr>
            <w:pStyle w:val="TOC2"/>
            <w:rPr>
              <w:rFonts w:asciiTheme="minorHAnsi" w:eastAsiaTheme="minorEastAsia" w:hAnsiTheme="minorHAnsi" w:cstheme="minorBidi"/>
              <w:sz w:val="22"/>
              <w:szCs w:val="22"/>
            </w:rPr>
          </w:pPr>
          <w:hyperlink w:anchor="_Toc23253981" w:history="1">
            <w:r w:rsidR="00A920EC" w:rsidRPr="00466174">
              <w:rPr>
                <w:rStyle w:val="Hyperlink"/>
              </w:rPr>
              <w:t>5.3</w:t>
            </w:r>
            <w:r w:rsidR="00A920EC">
              <w:rPr>
                <w:rFonts w:asciiTheme="minorHAnsi" w:eastAsiaTheme="minorEastAsia" w:hAnsiTheme="minorHAnsi" w:cstheme="minorBidi"/>
                <w:sz w:val="22"/>
                <w:szCs w:val="22"/>
              </w:rPr>
              <w:tab/>
            </w:r>
            <w:r w:rsidR="00A920EC" w:rsidRPr="00466174">
              <w:rPr>
                <w:rStyle w:val="Hyperlink"/>
              </w:rPr>
              <w:t>Benefit Outlays</w:t>
            </w:r>
            <w:r w:rsidR="00A920EC">
              <w:rPr>
                <w:webHidden/>
              </w:rPr>
              <w:tab/>
            </w:r>
            <w:r w:rsidR="00A920EC">
              <w:rPr>
                <w:webHidden/>
              </w:rPr>
              <w:fldChar w:fldCharType="begin"/>
            </w:r>
            <w:r w:rsidR="00A920EC">
              <w:rPr>
                <w:webHidden/>
              </w:rPr>
              <w:instrText xml:space="preserve"> PAGEREF _Toc23253981 \h </w:instrText>
            </w:r>
            <w:r w:rsidR="00A920EC">
              <w:rPr>
                <w:webHidden/>
              </w:rPr>
            </w:r>
            <w:r w:rsidR="00A920EC">
              <w:rPr>
                <w:webHidden/>
              </w:rPr>
              <w:fldChar w:fldCharType="separate"/>
            </w:r>
            <w:r w:rsidR="00A920EC">
              <w:rPr>
                <w:webHidden/>
              </w:rPr>
              <w:t>50</w:t>
            </w:r>
            <w:r w:rsidR="00A920EC">
              <w:rPr>
                <w:webHidden/>
              </w:rPr>
              <w:fldChar w:fldCharType="end"/>
            </w:r>
          </w:hyperlink>
        </w:p>
        <w:p w14:paraId="39950FF9" w14:textId="4B47E3E5" w:rsidR="00A920EC" w:rsidRDefault="005B2022">
          <w:pPr>
            <w:pStyle w:val="TOC2"/>
            <w:rPr>
              <w:rFonts w:asciiTheme="minorHAnsi" w:eastAsiaTheme="minorEastAsia" w:hAnsiTheme="minorHAnsi" w:cstheme="minorBidi"/>
              <w:sz w:val="22"/>
              <w:szCs w:val="22"/>
            </w:rPr>
          </w:pPr>
          <w:hyperlink w:anchor="_Toc23253982" w:history="1">
            <w:r w:rsidR="00A920EC" w:rsidRPr="00466174">
              <w:rPr>
                <w:rStyle w:val="Hyperlink"/>
              </w:rPr>
              <w:t>5.2</w:t>
            </w:r>
            <w:r w:rsidR="00A920EC">
              <w:rPr>
                <w:rFonts w:asciiTheme="minorHAnsi" w:eastAsiaTheme="minorEastAsia" w:hAnsiTheme="minorHAnsi" w:cstheme="minorBidi"/>
                <w:sz w:val="22"/>
                <w:szCs w:val="22"/>
              </w:rPr>
              <w:tab/>
            </w:r>
            <w:r w:rsidR="00A920EC" w:rsidRPr="00466174">
              <w:rPr>
                <w:rStyle w:val="Hyperlink"/>
              </w:rPr>
              <w:t>FMLA-to-FMLA Performance in Aggregate</w:t>
            </w:r>
            <w:r w:rsidR="00A920EC">
              <w:rPr>
                <w:webHidden/>
              </w:rPr>
              <w:tab/>
            </w:r>
            <w:r w:rsidR="00A920EC">
              <w:rPr>
                <w:webHidden/>
              </w:rPr>
              <w:fldChar w:fldCharType="begin"/>
            </w:r>
            <w:r w:rsidR="00A920EC">
              <w:rPr>
                <w:webHidden/>
              </w:rPr>
              <w:instrText xml:space="preserve"> PAGEREF _Toc23253982 \h </w:instrText>
            </w:r>
            <w:r w:rsidR="00A920EC">
              <w:rPr>
                <w:webHidden/>
              </w:rPr>
            </w:r>
            <w:r w:rsidR="00A920EC">
              <w:rPr>
                <w:webHidden/>
              </w:rPr>
              <w:fldChar w:fldCharType="separate"/>
            </w:r>
            <w:r w:rsidR="00A920EC">
              <w:rPr>
                <w:webHidden/>
              </w:rPr>
              <w:t>52</w:t>
            </w:r>
            <w:r w:rsidR="00A920EC">
              <w:rPr>
                <w:webHidden/>
              </w:rPr>
              <w:fldChar w:fldCharType="end"/>
            </w:r>
          </w:hyperlink>
        </w:p>
        <w:p w14:paraId="2692A6D0" w14:textId="7B029B1F" w:rsidR="00A920EC" w:rsidRDefault="005B2022">
          <w:pPr>
            <w:pStyle w:val="TOC2"/>
            <w:rPr>
              <w:rFonts w:asciiTheme="minorHAnsi" w:eastAsiaTheme="minorEastAsia" w:hAnsiTheme="minorHAnsi" w:cstheme="minorBidi"/>
              <w:sz w:val="22"/>
              <w:szCs w:val="22"/>
            </w:rPr>
          </w:pPr>
          <w:hyperlink w:anchor="_Toc23253983" w:history="1">
            <w:r w:rsidR="00A920EC" w:rsidRPr="00466174">
              <w:rPr>
                <w:rStyle w:val="Hyperlink"/>
              </w:rPr>
              <w:t>5.4</w:t>
            </w:r>
            <w:r w:rsidR="00A920EC">
              <w:rPr>
                <w:rFonts w:asciiTheme="minorHAnsi" w:eastAsiaTheme="minorEastAsia" w:hAnsiTheme="minorHAnsi" w:cstheme="minorBidi"/>
                <w:sz w:val="22"/>
                <w:szCs w:val="22"/>
              </w:rPr>
              <w:tab/>
            </w:r>
            <w:r w:rsidR="00A920EC" w:rsidRPr="00466174">
              <w:rPr>
                <w:rStyle w:val="Hyperlink"/>
              </w:rPr>
              <w:t>FMLA-to-FMLA Individual-Level Performance</w:t>
            </w:r>
            <w:r w:rsidR="00A920EC">
              <w:rPr>
                <w:webHidden/>
              </w:rPr>
              <w:tab/>
            </w:r>
            <w:r w:rsidR="00A920EC">
              <w:rPr>
                <w:webHidden/>
              </w:rPr>
              <w:fldChar w:fldCharType="begin"/>
            </w:r>
            <w:r w:rsidR="00A920EC">
              <w:rPr>
                <w:webHidden/>
              </w:rPr>
              <w:instrText xml:space="preserve"> PAGEREF _Toc23253983 \h </w:instrText>
            </w:r>
            <w:r w:rsidR="00A920EC">
              <w:rPr>
                <w:webHidden/>
              </w:rPr>
            </w:r>
            <w:r w:rsidR="00A920EC">
              <w:rPr>
                <w:webHidden/>
              </w:rPr>
              <w:fldChar w:fldCharType="separate"/>
            </w:r>
            <w:r w:rsidR="00A920EC">
              <w:rPr>
                <w:webHidden/>
              </w:rPr>
              <w:t>56</w:t>
            </w:r>
            <w:r w:rsidR="00A920EC">
              <w:rPr>
                <w:webHidden/>
              </w:rPr>
              <w:fldChar w:fldCharType="end"/>
            </w:r>
          </w:hyperlink>
        </w:p>
        <w:p w14:paraId="63164DDB" w14:textId="0E93CA77" w:rsidR="00A920EC" w:rsidRDefault="005B2022">
          <w:pPr>
            <w:pStyle w:val="TOC1"/>
            <w:tabs>
              <w:tab w:val="right" w:leader="dot" w:pos="9350"/>
            </w:tabs>
            <w:rPr>
              <w:rFonts w:asciiTheme="minorHAnsi" w:eastAsiaTheme="minorEastAsia" w:hAnsiTheme="minorHAnsi" w:cstheme="minorBidi"/>
              <w:b w:val="0"/>
              <w:noProof/>
              <w:color w:val="auto"/>
              <w:sz w:val="22"/>
              <w:szCs w:val="22"/>
            </w:rPr>
          </w:pPr>
          <w:hyperlink w:anchor="_Toc23253984" w:history="1">
            <w:r w:rsidR="00A920EC" w:rsidRPr="00466174">
              <w:rPr>
                <w:rStyle w:val="Hyperlink"/>
                <w:noProof/>
              </w:rPr>
              <w:t>Appendix A. Libraries Dependencies– R Model</w:t>
            </w:r>
            <w:r w:rsidR="00A920EC">
              <w:rPr>
                <w:noProof/>
                <w:webHidden/>
              </w:rPr>
              <w:tab/>
            </w:r>
            <w:r w:rsidR="00A920EC">
              <w:rPr>
                <w:noProof/>
                <w:webHidden/>
              </w:rPr>
              <w:fldChar w:fldCharType="begin"/>
            </w:r>
            <w:r w:rsidR="00A920EC">
              <w:rPr>
                <w:noProof/>
                <w:webHidden/>
              </w:rPr>
              <w:instrText xml:space="preserve"> PAGEREF _Toc23253984 \h </w:instrText>
            </w:r>
            <w:r w:rsidR="00A920EC">
              <w:rPr>
                <w:noProof/>
                <w:webHidden/>
              </w:rPr>
            </w:r>
            <w:r w:rsidR="00A920EC">
              <w:rPr>
                <w:noProof/>
                <w:webHidden/>
              </w:rPr>
              <w:fldChar w:fldCharType="separate"/>
            </w:r>
            <w:r w:rsidR="00A920EC">
              <w:rPr>
                <w:noProof/>
                <w:webHidden/>
              </w:rPr>
              <w:t>61</w:t>
            </w:r>
            <w:r w:rsidR="00A920EC">
              <w:rPr>
                <w:noProof/>
                <w:webHidden/>
              </w:rPr>
              <w:fldChar w:fldCharType="end"/>
            </w:r>
          </w:hyperlink>
        </w:p>
        <w:p w14:paraId="69B5B1A8" w14:textId="23FBAC44" w:rsidR="00A920EC" w:rsidRDefault="005B2022">
          <w:pPr>
            <w:pStyle w:val="TOC1"/>
            <w:tabs>
              <w:tab w:val="right" w:leader="dot" w:pos="9350"/>
            </w:tabs>
            <w:rPr>
              <w:rFonts w:asciiTheme="minorHAnsi" w:eastAsiaTheme="minorEastAsia" w:hAnsiTheme="minorHAnsi" w:cstheme="minorBidi"/>
              <w:b w:val="0"/>
              <w:noProof/>
              <w:color w:val="auto"/>
              <w:sz w:val="22"/>
              <w:szCs w:val="22"/>
            </w:rPr>
          </w:pPr>
          <w:hyperlink w:anchor="_Toc23253985" w:history="1">
            <w:r w:rsidR="00A920EC" w:rsidRPr="00466174">
              <w:rPr>
                <w:rStyle w:val="Hyperlink"/>
                <w:noProof/>
              </w:rPr>
              <w:t>Appendix B. Actual Taking Leave Data, 2012-2016 Annual Average</w:t>
            </w:r>
            <w:r w:rsidR="00A920EC">
              <w:rPr>
                <w:noProof/>
                <w:webHidden/>
              </w:rPr>
              <w:tab/>
            </w:r>
            <w:r w:rsidR="00A920EC">
              <w:rPr>
                <w:noProof/>
                <w:webHidden/>
              </w:rPr>
              <w:fldChar w:fldCharType="begin"/>
            </w:r>
            <w:r w:rsidR="00A920EC">
              <w:rPr>
                <w:noProof/>
                <w:webHidden/>
              </w:rPr>
              <w:instrText xml:space="preserve"> PAGEREF _Toc23253985 \h </w:instrText>
            </w:r>
            <w:r w:rsidR="00A920EC">
              <w:rPr>
                <w:noProof/>
                <w:webHidden/>
              </w:rPr>
            </w:r>
            <w:r w:rsidR="00A920EC">
              <w:rPr>
                <w:noProof/>
                <w:webHidden/>
              </w:rPr>
              <w:fldChar w:fldCharType="separate"/>
            </w:r>
            <w:r w:rsidR="00A920EC">
              <w:rPr>
                <w:noProof/>
                <w:webHidden/>
              </w:rPr>
              <w:t>62</w:t>
            </w:r>
            <w:r w:rsidR="00A920EC">
              <w:rPr>
                <w:noProof/>
                <w:webHidden/>
              </w:rPr>
              <w:fldChar w:fldCharType="end"/>
            </w:r>
          </w:hyperlink>
        </w:p>
        <w:p w14:paraId="14CEB964" w14:textId="476E61D2"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1626AAA6" w14:textId="3809E66C" w:rsidR="00120697" w:rsidRPr="00D64EC7" w:rsidRDefault="001B3FD0">
      <w:pPr>
        <w:rPr>
          <w:bCs/>
          <w:noProof/>
        </w:rPr>
      </w:pPr>
      <w:r w:rsidRPr="00B6009A">
        <w:rPr>
          <w:rFonts w:ascii="Arial Narrow" w:hAnsi="Arial Narrow"/>
          <w:b/>
          <w:caps/>
          <w:color w:val="6C0000"/>
        </w:rPr>
        <w:br w:type="page"/>
      </w:r>
    </w:p>
    <w:p w14:paraId="614F6BB3" w14:textId="77777777" w:rsidR="00354B07" w:rsidRPr="00112235" w:rsidRDefault="00354B07" w:rsidP="00A11203">
      <w:pPr>
        <w:pStyle w:val="Heading1"/>
        <w:rPr>
          <w:rFonts w:cs="Times New Roman"/>
          <w:sz w:val="30"/>
          <w:szCs w:val="30"/>
        </w:rPr>
      </w:pPr>
      <w:bookmarkStart w:id="8" w:name="_Toc522194991"/>
      <w:bookmarkStart w:id="9" w:name="_Toc522197565"/>
      <w:bookmarkStart w:id="10" w:name="_Toc522202082"/>
      <w:bookmarkStart w:id="11" w:name="_Toc522272214"/>
      <w:bookmarkStart w:id="12" w:name="_Toc522283580"/>
      <w:bookmarkStart w:id="13" w:name="_Toc23253924"/>
      <w:bookmarkStart w:id="14" w:name="_Toc447107913"/>
      <w:bookmarkStart w:id="15" w:name="_Toc485030991"/>
      <w:bookmarkStart w:id="16" w:name="_Toc485033083"/>
      <w:bookmarkStart w:id="17" w:name="_Toc485048652"/>
      <w:bookmarkStart w:id="18" w:name="_Toc485050277"/>
      <w:bookmarkStart w:id="19" w:name="_Toc485118665"/>
      <w:bookmarkStart w:id="20" w:name="_Toc485120181"/>
      <w:bookmarkStart w:id="21" w:name="_Toc485135453"/>
      <w:r w:rsidRPr="006C139B">
        <w:rPr>
          <w:rFonts w:cs="Times New Roman"/>
          <w:sz w:val="30"/>
          <w:szCs w:val="30"/>
        </w:rPr>
        <w:lastRenderedPageBreak/>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8"/>
      <w:bookmarkEnd w:id="9"/>
      <w:bookmarkEnd w:id="10"/>
      <w:bookmarkEnd w:id="11"/>
      <w:bookmarkEnd w:id="12"/>
      <w:bookmarkEnd w:id="13"/>
    </w:p>
    <w:p w14:paraId="3EE39695" w14:textId="77777777" w:rsidR="00A10181" w:rsidRPr="00B6009A" w:rsidRDefault="00A10181" w:rsidP="00354B07"/>
    <w:p w14:paraId="3C14A2D4" w14:textId="7BD97DFC" w:rsidR="00A11203" w:rsidRPr="00D66982" w:rsidRDefault="009F7C7A" w:rsidP="00875C1D">
      <w:pPr>
        <w:pStyle w:val="Heading2"/>
      </w:pPr>
      <w:bookmarkStart w:id="22" w:name="_Toc522194992"/>
      <w:bookmarkStart w:id="23" w:name="_Toc522197566"/>
      <w:bookmarkStart w:id="24" w:name="_Toc522202083"/>
      <w:bookmarkStart w:id="25" w:name="_Toc522272215"/>
      <w:bookmarkStart w:id="26" w:name="_Toc522283581"/>
      <w:bookmarkStart w:id="27" w:name="_Toc23253925"/>
      <w:r>
        <w:t>1.1.</w:t>
      </w:r>
      <w:r>
        <w:tab/>
      </w:r>
      <w:r w:rsidR="00DC347A">
        <w:t xml:space="preserve">Purpose of </w:t>
      </w:r>
      <w:bookmarkEnd w:id="22"/>
      <w:bookmarkEnd w:id="23"/>
      <w:bookmarkEnd w:id="24"/>
      <w:bookmarkEnd w:id="25"/>
      <w:bookmarkEnd w:id="26"/>
      <w:r w:rsidR="00350A20">
        <w:t>Document</w:t>
      </w:r>
      <w:bookmarkEnd w:id="27"/>
    </w:p>
    <w:p w14:paraId="3E2A28C5" w14:textId="629318B3" w:rsidR="003C684B" w:rsidRDefault="003C684B" w:rsidP="0045671C"/>
    <w:p w14:paraId="1D48E036" w14:textId="7D122675" w:rsidR="002B649D" w:rsidRDefault="00CC7643" w:rsidP="000A0245">
      <w:r>
        <w:t>This document describes in detail the implementation of the IMPAQ-DOL worker leave microsimulation model</w:t>
      </w:r>
      <w:r w:rsidR="00EA6A87">
        <w:t xml:space="preserve"> in R</w:t>
      </w:r>
      <w:r>
        <w:t xml:space="preserve">.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8" w:name="_Toc23253926"/>
      <w:r>
        <w:t>1.2</w:t>
      </w:r>
      <w:r w:rsidR="00956D22">
        <w:tab/>
      </w:r>
      <w:r w:rsidR="008B5A07">
        <w:t xml:space="preserve">Motivation and </w:t>
      </w:r>
      <w:r w:rsidR="00956D22">
        <w:t>Background</w:t>
      </w:r>
      <w:bookmarkEnd w:id="28"/>
    </w:p>
    <w:p w14:paraId="7491EAFF" w14:textId="120D17BF" w:rsidR="00956D22" w:rsidRDefault="00956D22" w:rsidP="00956D22"/>
    <w:p w14:paraId="0746FDED" w14:textId="25BB0653"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F56FAE">
        <w:rPr>
          <w:rFonts w:eastAsia="SimSun"/>
        </w:rPr>
        <w:t xml:space="preserve"> Absent federal policy, s</w:t>
      </w:r>
      <w:r w:rsidR="00D70DE3">
        <w:rPr>
          <w:rFonts w:eastAsia="SimSun"/>
        </w:rPr>
        <w:t>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2EA2E8FB"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w:t>
      </w:r>
      <w:r w:rsidR="00C3005A">
        <w:rPr>
          <w:rFonts w:eastAsia="SimSun"/>
        </w:rPr>
        <w:t xml:space="preserve">censoring for protecting </w:t>
      </w:r>
      <w:r w:rsidR="00135F85">
        <w:rPr>
          <w:rFonts w:eastAsia="SimSun"/>
        </w:rPr>
        <w:t>respondent privacy</w:t>
      </w:r>
      <w:r w:rsidR="00C3005A">
        <w:rPr>
          <w:rFonts w:eastAsia="SimSun"/>
        </w:rPr>
        <w:t xml:space="preserve"> become an issue. These are </w:t>
      </w:r>
      <w:r w:rsidR="00135F85">
        <w:rPr>
          <w:rFonts w:eastAsia="SimSun"/>
        </w:rPr>
        <w:t xml:space="preserve">barriers </w:t>
      </w:r>
      <w:r w:rsidR="005F508D">
        <w:rPr>
          <w:rFonts w:eastAsia="SimSun"/>
        </w:rPr>
        <w:t>to employing traditional data analysis techniques</w:t>
      </w:r>
      <w:r w:rsidR="00C3005A">
        <w:rPr>
          <w:rFonts w:eastAsia="SimSun"/>
        </w:rPr>
        <w:t xml:space="preserve"> to obtain estimates of leave taking at the state and local level.</w:t>
      </w:r>
      <w:r w:rsidR="005F508D">
        <w:rPr>
          <w:rFonts w:eastAsia="SimSun"/>
        </w:rPr>
        <w:t xml:space="preserve"> </w:t>
      </w:r>
    </w:p>
    <w:p w14:paraId="2EEE7452" w14:textId="77777777" w:rsidR="00FA7C43" w:rsidRDefault="00FA7C43" w:rsidP="00D70DE3">
      <w:pPr>
        <w:autoSpaceDE w:val="0"/>
        <w:autoSpaceDN w:val="0"/>
        <w:adjustRightInd w:val="0"/>
        <w:rPr>
          <w:rFonts w:eastAsia="SimSun"/>
        </w:rPr>
      </w:pPr>
    </w:p>
    <w:p w14:paraId="49A3554C" w14:textId="639ACE60"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6A70C7">
        <w:rPr>
          <w:rFonts w:eastAsia="SimSun"/>
        </w:rPr>
        <w:t>FMLA survey</w:t>
      </w:r>
      <w:r w:rsidR="00D53A00">
        <w:rPr>
          <w:rFonts w:eastAsia="SimSun"/>
        </w:rPr>
        <w:t xml:space="preserve"> data to the larger, more robust American Community Survey (ACS)</w:t>
      </w:r>
      <w:r w:rsidR="00F32D09">
        <w:rPr>
          <w:rFonts w:eastAsia="SimSun"/>
        </w:rPr>
        <w:t xml:space="preserve"> </w:t>
      </w:r>
      <w:r w:rsidR="00F32D09">
        <w:rPr>
          <w:rFonts w:eastAsia="SimSun"/>
        </w:rPr>
        <w:lastRenderedPageBreak/>
        <w:t>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characteristics (such as age, sex, and race) collected in both the FMLA and ACS surveys that are related to leave taking behavior. The associations between these characteristics and behavior </w:t>
      </w:r>
      <w:r w:rsidR="0011061A">
        <w:rPr>
          <w:rFonts w:eastAsia="SimSun"/>
        </w:rPr>
        <w:t xml:space="preserve">in </w:t>
      </w:r>
      <w:r w:rsidR="006A70C7">
        <w:rPr>
          <w:rFonts w:eastAsia="SimSun"/>
        </w:rPr>
        <w:t>FMLA survey</w:t>
      </w:r>
      <w:r w:rsidR="0011061A">
        <w:rPr>
          <w:rFonts w:eastAsia="SimSun"/>
        </w:rPr>
        <w:t xml:space="preserve">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w:t>
      </w:r>
      <w:r w:rsidR="00EC0100">
        <w:rPr>
          <w:rStyle w:val="FootnoteReference"/>
          <w:rFonts w:eastAsia="SimSun"/>
        </w:rPr>
        <w:footnoteReference w:id="5"/>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29" w:name="_Toc23253927"/>
      <w:r>
        <w:t>1.3</w:t>
      </w:r>
      <w:r w:rsidR="00990E96">
        <w:tab/>
      </w:r>
      <w:r w:rsidR="00CC7643">
        <w:t>Model Overview</w:t>
      </w:r>
      <w:bookmarkEnd w:id="29"/>
    </w:p>
    <w:p w14:paraId="5867C2AF" w14:textId="77777777" w:rsidR="005F508D" w:rsidRDefault="005F508D" w:rsidP="005F508D">
      <w:pPr>
        <w:autoSpaceDE w:val="0"/>
        <w:autoSpaceDN w:val="0"/>
        <w:adjustRightInd w:val="0"/>
        <w:rPr>
          <w:rFonts w:eastAsia="SimSun"/>
        </w:rPr>
      </w:pPr>
    </w:p>
    <w:p w14:paraId="79551FE3" w14:textId="37612B08"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483D2F">
        <w:rPr>
          <w:rFonts w:eastAsia="SimSun"/>
        </w:rPr>
        <w:t xml:space="preserve">built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BC72C9" w:rsidRPr="00B6009A">
        <w:t xml:space="preserve">Exhibit </w:t>
      </w:r>
      <w:r w:rsidR="00BC72C9">
        <w:rPr>
          <w:noProof/>
        </w:rPr>
        <w:t>1</w:t>
      </w:r>
      <w:r w:rsidR="00162B1B">
        <w:fldChar w:fldCharType="end"/>
      </w:r>
      <w:r w:rsidR="00162B1B">
        <w:t xml:space="preserve">. </w:t>
      </w:r>
      <w:r w:rsidR="00A20299">
        <w:t>First, the input data sets a</w:t>
      </w:r>
      <w:r w:rsidR="00D70341">
        <w:t xml:space="preserve">re individually cleaned and prepared for use in the model. Second, </w:t>
      </w:r>
      <w:r w:rsidR="006A70C7">
        <w:t>FMLA survey</w:t>
      </w:r>
      <w:r w:rsidR="00D70341">
        <w:t xml:space="preserve"> data is used to calibrate the leave taking estimation model for application in ACS data. Third, leave taking behavior is imputed on an ACS data set using the estimation model. The ACS data is selected based on the user-defined geography of interest; be it national-level leave taking, or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p w14:paraId="122ED02B" w14:textId="4D3D9281" w:rsidR="00162B1B" w:rsidRDefault="00AE00C9" w:rsidP="00162B1B">
      <w:pPr>
        <w:pStyle w:val="Caption"/>
        <w:keepNext/>
      </w:pPr>
      <w:bookmarkStart w:id="30" w:name="_Ref528668535"/>
      <w:bookmarkStart w:id="31" w:name="_Toc23253200"/>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5B2022" w:rsidRPr="00A20299" w:rsidRDefault="005B2022"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5B2022" w:rsidRPr="00A20299" w:rsidRDefault="005B2022"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5B2022" w:rsidRPr="00A20299" w:rsidRDefault="005B2022"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5B2022" w:rsidRPr="00A20299" w:rsidRDefault="005B2022"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5B2022" w:rsidRPr="00A20299" w:rsidRDefault="005B2022"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5B2022" w:rsidRPr="00A20299" w:rsidRDefault="005B2022"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5B2022" w:rsidRPr="00A20299" w:rsidRDefault="005B2022"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5B2022" w:rsidRPr="00A20299" w:rsidRDefault="005B2022"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5B2022" w:rsidRPr="00A20299" w:rsidRDefault="005B2022"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5B2022" w:rsidRPr="00A20299" w:rsidRDefault="005B2022"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5B2022" w:rsidRPr="00A20299" w:rsidRDefault="005B2022"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5B2022" w:rsidRPr="00A20299" w:rsidRDefault="005B2022"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BC72C9">
        <w:rPr>
          <w:noProof/>
        </w:rPr>
        <w:t>1</w:t>
      </w:r>
      <w:r w:rsidR="00162B1B">
        <w:rPr>
          <w:noProof/>
        </w:rPr>
        <w:fldChar w:fldCharType="end"/>
      </w:r>
      <w:bookmarkEnd w:id="30"/>
      <w:r w:rsidR="00162B1B" w:rsidRPr="00B6009A">
        <w:t xml:space="preserve">: </w:t>
      </w:r>
      <w:r w:rsidR="00A423D9">
        <w:t xml:space="preserve">Steps of the </w:t>
      </w:r>
      <w:r w:rsidR="00162B1B">
        <w:t>Model</w:t>
      </w:r>
      <w:bookmarkEnd w:id="31"/>
    </w:p>
    <w:p w14:paraId="7FED9EA5" w14:textId="4B52F796" w:rsidR="00B903F1" w:rsidRDefault="00B903F1" w:rsidP="003439F0">
      <w:pPr>
        <w:pStyle w:val="Heading2"/>
      </w:pPr>
      <w:bookmarkStart w:id="32" w:name="_Toc522194995"/>
      <w:bookmarkStart w:id="33" w:name="_Toc522197569"/>
      <w:bookmarkStart w:id="34" w:name="_Toc522202086"/>
      <w:bookmarkStart w:id="35" w:name="_Toc522272218"/>
      <w:bookmarkStart w:id="36" w:name="_Toc522283584"/>
    </w:p>
    <w:p w14:paraId="48F120B7" w14:textId="71074D81" w:rsidR="00610AAD" w:rsidRDefault="00610AAD" w:rsidP="00610AAD"/>
    <w:p w14:paraId="4035485F" w14:textId="66D766AE" w:rsidR="00610AAD" w:rsidRDefault="00610AAD" w:rsidP="00610AAD"/>
    <w:p w14:paraId="708B1C77" w14:textId="77777777" w:rsidR="00610AAD" w:rsidRPr="00610AAD" w:rsidRDefault="00610AAD" w:rsidP="00610AAD"/>
    <w:p w14:paraId="154229BC" w14:textId="35677187" w:rsidR="003439F0" w:rsidRDefault="003439F0" w:rsidP="003439F0">
      <w:pPr>
        <w:pStyle w:val="Heading2"/>
      </w:pPr>
      <w:bookmarkStart w:id="37" w:name="_Toc23253928"/>
      <w:r>
        <w:lastRenderedPageBreak/>
        <w:t>1.</w:t>
      </w:r>
      <w:r w:rsidR="00724FC4">
        <w:t>4</w:t>
      </w:r>
      <w:r>
        <w:tab/>
      </w:r>
      <w:r w:rsidR="00E63D20">
        <w:t>Structure of Report</w:t>
      </w:r>
      <w:bookmarkEnd w:id="32"/>
      <w:bookmarkEnd w:id="33"/>
      <w:bookmarkEnd w:id="34"/>
      <w:bookmarkEnd w:id="35"/>
      <w:bookmarkEnd w:id="36"/>
      <w:bookmarkEnd w:id="37"/>
    </w:p>
    <w:p w14:paraId="2647D722" w14:textId="77777777" w:rsidR="003439F0" w:rsidRDefault="003439F0" w:rsidP="00D66982"/>
    <w:p w14:paraId="6D63085E" w14:textId="42C45557" w:rsidR="0008734A" w:rsidRDefault="003D53A8" w:rsidP="002B082F">
      <w:r>
        <w:t xml:space="preserve">This </w:t>
      </w:r>
      <w:r w:rsidR="00541D40">
        <w:t>document</w:t>
      </w:r>
      <w:r>
        <w:t xml:space="preserve"> proceeds as follows. Chapter 2 presents a</w:t>
      </w:r>
      <w:r w:rsidR="00162B1B">
        <w:t xml:space="preserve"> </w:t>
      </w:r>
      <w:r w:rsidR="006D1257">
        <w:t>high-level</w:t>
      </w:r>
      <w:r>
        <w:t xml:space="preserve"> over</w:t>
      </w:r>
      <w:r w:rsidR="002B082F">
        <w:t>view</w:t>
      </w:r>
      <w:r>
        <w:t xml:space="preserve"> of </w:t>
      </w:r>
      <w:r w:rsidR="00162B1B">
        <w:t>the microsimulation model by describing its purpose, its main components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613F31">
        <w:t xml:space="preserve"> Chapter 4 describes briefly the  technical aspects of each imputation method available to the programmer. </w:t>
      </w:r>
      <w:r w:rsidR="006D1257">
        <w:t xml:space="preserve">Chapter </w:t>
      </w:r>
      <w:r w:rsidR="00613F31">
        <w:t>5</w:t>
      </w:r>
      <w:r w:rsidR="006D1257">
        <w:t xml:space="preserve"> describes the validation activities done to date to test and calibrate model parameters. </w:t>
      </w:r>
    </w:p>
    <w:p w14:paraId="666D09FB" w14:textId="77777777" w:rsidR="0008734A" w:rsidRDefault="0008734A" w:rsidP="002B082F"/>
    <w:p w14:paraId="2D14F1EB" w14:textId="0EC2E8E3" w:rsidR="000A3DFE" w:rsidRDefault="000A3DFE" w:rsidP="002B082F">
      <w:r>
        <w:br w:type="page"/>
      </w:r>
    </w:p>
    <w:p w14:paraId="46898525" w14:textId="2B8767D2" w:rsidR="006A45B9" w:rsidRPr="00DD363F" w:rsidRDefault="006A45B9" w:rsidP="00DD363F">
      <w:pPr>
        <w:pStyle w:val="Heading1"/>
        <w:rPr>
          <w:rFonts w:cs="Times New Roman"/>
          <w:sz w:val="30"/>
          <w:szCs w:val="30"/>
        </w:rPr>
      </w:pPr>
      <w:bookmarkStart w:id="38" w:name="_Toc522194996"/>
      <w:bookmarkStart w:id="39" w:name="_Toc522197570"/>
      <w:bookmarkStart w:id="40" w:name="_Toc522202087"/>
      <w:bookmarkStart w:id="41" w:name="_Toc522272219"/>
      <w:bookmarkStart w:id="42" w:name="_Toc522283585"/>
      <w:bookmarkStart w:id="43" w:name="_Toc23253929"/>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8"/>
      <w:bookmarkEnd w:id="39"/>
      <w:bookmarkEnd w:id="40"/>
      <w:bookmarkEnd w:id="41"/>
      <w:bookmarkEnd w:id="42"/>
      <w:r w:rsidR="00CC7643">
        <w:rPr>
          <w:rFonts w:cs="Times New Roman"/>
          <w:caps w:val="0"/>
          <w:sz w:val="30"/>
          <w:szCs w:val="30"/>
        </w:rPr>
        <w:t>Model Overview</w:t>
      </w:r>
      <w:bookmarkEnd w:id="43"/>
    </w:p>
    <w:p w14:paraId="61ECF099" w14:textId="1D71E3C0" w:rsidR="00AD35D0" w:rsidRDefault="00AD35D0" w:rsidP="00C50D59"/>
    <w:p w14:paraId="2E7B826D" w14:textId="681D89F5"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w:t>
      </w:r>
      <w:r w:rsidR="00D75B52">
        <w:t>ents are reserved for Chapters 3</w:t>
      </w:r>
      <w:r w:rsidR="003C4384">
        <w:t>-</w:t>
      </w:r>
      <w:r w:rsidR="00185BC8">
        <w:t>5</w:t>
      </w:r>
      <w:r w:rsidR="003C4384">
        <w:t>.</w:t>
      </w:r>
    </w:p>
    <w:p w14:paraId="53476CBC" w14:textId="77777777" w:rsidR="00AE00C9" w:rsidRDefault="00AE00C9" w:rsidP="00C50D59"/>
    <w:p w14:paraId="1C640C2A" w14:textId="7257D461" w:rsidR="00956D22" w:rsidRDefault="00DD363F" w:rsidP="00AE00C9">
      <w:pPr>
        <w:pStyle w:val="Heading2"/>
      </w:pPr>
      <w:bookmarkStart w:id="44" w:name="_Toc23253930"/>
      <w:r>
        <w:t>2.1</w:t>
      </w:r>
      <w:r>
        <w:tab/>
      </w:r>
      <w:r w:rsidR="00CC7643">
        <w:t>Model Purpose</w:t>
      </w:r>
      <w:bookmarkEnd w:id="44"/>
    </w:p>
    <w:p w14:paraId="453372DC" w14:textId="77777777" w:rsidR="00956D22" w:rsidRDefault="00956D22" w:rsidP="00DD363F"/>
    <w:p w14:paraId="011A7BF6" w14:textId="092A6A81" w:rsidR="00AE00C9" w:rsidRDefault="003C4384" w:rsidP="00DD363F">
      <w:pPr>
        <w:rPr>
          <w:rFonts w:eastAsia="SimSun"/>
        </w:rPr>
      </w:pPr>
      <w:r>
        <w:rPr>
          <w:rFonts w:eastAsia="SimSun"/>
        </w:rPr>
        <w:t>The primary purpose of this model is to provide a robust, accessible tool to assist in the design of paid leave programs and research of leave taking behavior at the national and state level. There are two distinct components of this model;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5" w:name="_Toc23253931"/>
      <w:r>
        <w:t>2.1.1</w:t>
      </w:r>
      <w:r>
        <w:tab/>
      </w:r>
      <w:r w:rsidR="00B92102">
        <w:t>Microsimulation</w:t>
      </w:r>
      <w:r w:rsidR="003C4384">
        <w:t xml:space="preserve"> Module</w:t>
      </w:r>
      <w:bookmarkEnd w:id="45"/>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have built and tested a number of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6" w:name="_Toc23253932"/>
      <w:r>
        <w:t>2.1.2</w:t>
      </w:r>
      <w:r>
        <w:tab/>
        <w:t>Benefit Financing Module</w:t>
      </w:r>
      <w:bookmarkEnd w:id="46"/>
    </w:p>
    <w:p w14:paraId="543343F2" w14:textId="77777777" w:rsidR="00DD363F" w:rsidRDefault="00DD363F" w:rsidP="00DD363F"/>
    <w:p w14:paraId="31378ADB" w14:textId="65C11408" w:rsidR="00BA6311" w:rsidRDefault="00BA6311" w:rsidP="00DD363F">
      <w:r>
        <w:t xml:space="preserve">To start a paid leave program, a state needs to know not only what the program will cost, but what tax structure </w:t>
      </w:r>
      <w:del w:id="47" w:author="Jessica Smith" w:date="2020-01-24T07:41:00Z">
        <w:r w:rsidDel="007C5C84">
          <w:delText xml:space="preserve">or financing plan </w:delText>
        </w:r>
      </w:del>
      <w:r>
        <w:t xml:space="preserve">will be adequate to cover the program’s costs. After the microsimulation model produces the amount of estimated benefit payouts, the benefit financing module </w:t>
      </w:r>
      <w:del w:id="48" w:author="Jessica Smith" w:date="2020-01-24T07:42:00Z">
        <w:r w:rsidR="006A60EA" w:rsidDel="007C5C84">
          <w:delText xml:space="preserve">helps </w:delText>
        </w:r>
      </w:del>
      <w:ins w:id="49" w:author="Jessica Smith" w:date="2020-01-24T07:42:00Z">
        <w:r w:rsidR="007C5C84">
          <w:t xml:space="preserve">allows </w:t>
        </w:r>
      </w:ins>
      <w:r w:rsidR="006A60EA">
        <w:t xml:space="preserve">the user </w:t>
      </w:r>
      <w:del w:id="50" w:author="Jessica Smith" w:date="2020-01-24T07:42:00Z">
        <w:r w:rsidR="006A60EA" w:rsidDel="007C5C84">
          <w:delText xml:space="preserve">obtain </w:delText>
        </w:r>
      </w:del>
      <w:ins w:id="51" w:author="Jessica Smith" w:date="2020-01-24T08:28:00Z">
        <w:r w:rsidR="00020173">
          <w:t>to apply</w:t>
        </w:r>
      </w:ins>
      <w:ins w:id="52" w:author="Jessica Smith" w:date="2020-01-24T07:42:00Z">
        <w:r w:rsidR="007C5C84">
          <w:t xml:space="preserve"> different payroll tax regimes </w:t>
        </w:r>
      </w:ins>
      <w:ins w:id="53" w:author="Jessica Smith" w:date="2020-01-24T08:39:00Z">
        <w:r w:rsidR="00DB4E41">
          <w:t>to the</w:t>
        </w:r>
      </w:ins>
      <w:ins w:id="54" w:author="Jessica Smith" w:date="2020-01-24T08:27:00Z">
        <w:r w:rsidR="00020173">
          <w:t xml:space="preserve"> program’s eligible set of workers</w:t>
        </w:r>
      </w:ins>
      <w:ins w:id="55" w:author="Jessica Smith" w:date="2020-01-24T08:31:00Z">
        <w:r w:rsidR="00020173">
          <w:t xml:space="preserve"> to estimate the total tax revenue that would be collected</w:t>
        </w:r>
      </w:ins>
      <w:ins w:id="56" w:author="Jessica Smith" w:date="2020-01-24T08:30:00Z">
        <w:r w:rsidR="00020173">
          <w:t xml:space="preserve">. </w:t>
        </w:r>
      </w:ins>
      <w:del w:id="57" w:author="Jessica Smith" w:date="2020-01-24T07:42:00Z">
        <w:r w:rsidR="006A60EA" w:rsidDel="007C5C84">
          <w:delText>this</w:delText>
        </w:r>
      </w:del>
      <w:r w:rsidR="006A60EA">
        <w:t xml:space="preserve">As inputs, this module uses </w:t>
      </w:r>
      <w:r>
        <w:t xml:space="preserve">the same ACS data and </w:t>
      </w:r>
      <w:del w:id="58" w:author="Jessica Smith" w:date="2020-02-03T16:20:00Z">
        <w:r w:rsidDel="002A5D6A">
          <w:delText xml:space="preserve">user </w:delText>
        </w:r>
      </w:del>
      <w:ins w:id="59" w:author="Jessica Smith" w:date="2020-02-03T16:20:00Z">
        <w:r w:rsidR="002A5D6A">
          <w:t xml:space="preserve">PMFL program </w:t>
        </w:r>
      </w:ins>
      <w:r>
        <w:t>inputs</w:t>
      </w:r>
      <w:ins w:id="60" w:author="Jessica Smith" w:date="2020-02-03T16:20:00Z">
        <w:r w:rsidR="002A5D6A">
          <w:t>.</w:t>
        </w:r>
      </w:ins>
      <w:del w:id="61" w:author="Jessica Smith" w:date="2020-02-03T16:22:00Z">
        <w:r w:rsidDel="002A5D6A">
          <w:delText xml:space="preserve"> on a theoretical tax structure to simulate</w:delText>
        </w:r>
        <w:r w:rsidR="006A60EA" w:rsidDel="002A5D6A">
          <w:delText>.</w:delText>
        </w:r>
      </w:del>
      <w:ins w:id="62" w:author="Jessica Smith" w:date="2020-01-24T08:29:00Z">
        <w:r w:rsidR="00020173">
          <w:t xml:space="preserve"> </w:t>
        </w:r>
      </w:ins>
      <w:ins w:id="63" w:author="Jessica Smith" w:date="2020-01-24T12:52:00Z">
        <w:r w:rsidR="004C15A5">
          <w:t xml:space="preserve">The taxable wage base is estimated from ACS earnings data. </w:t>
        </w:r>
      </w:ins>
      <w:del w:id="64" w:author="Jessica Smith" w:date="2020-01-24T12:52:00Z">
        <w:r w:rsidR="006A60EA" w:rsidDel="004C15A5">
          <w:delText xml:space="preserve"> </w:delText>
        </w:r>
      </w:del>
      <w:r w:rsidR="006A60EA">
        <w:t xml:space="preserve">The module outputs the simulated annual </w:t>
      </w:r>
      <w:ins w:id="65" w:author="Jessica Smith" w:date="2020-01-23T16:23:00Z">
        <w:r w:rsidR="007A5F10">
          <w:t xml:space="preserve">payroll tax </w:t>
        </w:r>
      </w:ins>
      <w:r w:rsidR="006A60EA">
        <w:t>revenue from the tax structure</w:t>
      </w:r>
      <w:del w:id="66" w:author="Jessica Smith" w:date="2020-02-03T16:08:00Z">
        <w:r w:rsidR="006A60EA" w:rsidDel="007A4DCF">
          <w:delText>, and compares</w:delText>
        </w:r>
      </w:del>
      <w:ins w:id="67" w:author="Jessica Smith" w:date="2020-02-03T16:08:00Z">
        <w:r w:rsidR="007A4DCF">
          <w:t xml:space="preserve"> so that the user can compare</w:t>
        </w:r>
      </w:ins>
      <w:r w:rsidR="006A60EA">
        <w:t xml:space="preserve"> it with the annual amount of benefits that will be paid out.</w:t>
      </w:r>
    </w:p>
    <w:p w14:paraId="249E093A" w14:textId="481B08BC" w:rsidR="00016F5A" w:rsidRDefault="00016F5A" w:rsidP="00DD363F"/>
    <w:p w14:paraId="4A1DD018" w14:textId="77777777" w:rsidR="00016F5A" w:rsidRDefault="00016F5A" w:rsidP="00016F5A">
      <w:r>
        <w:t xml:space="preserve">Altogether, the benefit financing model allows users to easily take the output from the microsimulation model and come up with a tax structure </w:t>
      </w:r>
      <w:del w:id="68" w:author="Jessica Smith" w:date="2020-01-23T16:25:00Z">
        <w:r w:rsidDel="00271031">
          <w:delText xml:space="preserve">or other financing plan </w:delText>
        </w:r>
      </w:del>
      <w:r>
        <w:t>to cover the costs of the theoretical leave program in question.</w:t>
      </w:r>
    </w:p>
    <w:p w14:paraId="3AD6CC33" w14:textId="77777777" w:rsidR="00BA6311" w:rsidRDefault="00BA6311" w:rsidP="00DD363F"/>
    <w:p w14:paraId="0FFED5EF" w14:textId="5317D95B" w:rsidR="00BA6311" w:rsidRPr="004E3D78" w:rsidRDefault="00BA6311" w:rsidP="00625F39">
      <w:pPr>
        <w:rPr>
          <w:rFonts w:ascii="Tahoma" w:hAnsi="Tahoma" w:cs="Tahoma"/>
          <w:color w:val="FFFFFF"/>
          <w:sz w:val="56"/>
          <w:szCs w:val="56"/>
        </w:rPr>
      </w:pPr>
      <w:r>
        <w:t xml:space="preserve">While bulk of program costs are leave benefit payouts, there are administrative and procedural costs to running a paid leave program. </w:t>
      </w:r>
      <w:del w:id="69" w:author="Jessica Smith" w:date="2020-01-24T13:08:00Z">
        <w:r w:rsidDel="00CB5A47">
          <w:delText>For example</w:delText>
        </w:r>
      </w:del>
      <w:ins w:id="70" w:author="Jessica Smith" w:date="2020-01-24T13:08:00Z">
        <w:r w:rsidR="00CB5A47">
          <w:t>Examples of these administrative costs are</w:t>
        </w:r>
      </w:ins>
      <w:del w:id="71" w:author="Jessica Smith" w:date="2020-01-24T13:08:00Z">
        <w:r w:rsidDel="00CB5A47">
          <w:delText>,</w:delText>
        </w:r>
      </w:del>
      <w:r>
        <w:t xml:space="preserve"> </w:t>
      </w:r>
      <w:ins w:id="72" w:author="Jessica Smith" w:date="2020-01-24T13:04:00Z">
        <w:r w:rsidR="00CB5A47">
          <w:t>technology infrastructure, marketing</w:t>
        </w:r>
      </w:ins>
      <w:ins w:id="73" w:author="Jessica Smith" w:date="2020-01-24T13:10:00Z">
        <w:r w:rsidR="00CB5A47">
          <w:t xml:space="preserve"> initiatives</w:t>
        </w:r>
      </w:ins>
      <w:ins w:id="74" w:author="Jessica Smith" w:date="2020-01-24T13:04:00Z">
        <w:r w:rsidR="00CB5A47">
          <w:t xml:space="preserve">, </w:t>
        </w:r>
      </w:ins>
      <w:del w:id="75" w:author="Jessica Smith" w:date="2020-01-24T13:07:00Z">
        <w:r w:rsidDel="00CB5A47">
          <w:delText>staff time must be spent</w:delText>
        </w:r>
      </w:del>
      <w:ins w:id="76" w:author="Jessica Smith" w:date="2020-01-24T13:08:00Z">
        <w:r w:rsidR="00CB5A47">
          <w:t xml:space="preserve">a </w:t>
        </w:r>
      </w:ins>
      <w:ins w:id="77" w:author="Jessica Smith" w:date="2020-01-24T13:07:00Z">
        <w:r w:rsidR="00CB5A47">
          <w:t>claim processing staff</w:t>
        </w:r>
      </w:ins>
      <w:ins w:id="78" w:author="Jessica Smith" w:date="2020-01-24T13:08:00Z">
        <w:r w:rsidR="00CB5A47">
          <w:t xml:space="preserve"> unit</w:t>
        </w:r>
      </w:ins>
      <w:ins w:id="79" w:author="Jessica Smith" w:date="2020-01-24T13:07:00Z">
        <w:r w:rsidR="00CB5A47">
          <w:t xml:space="preserve">, </w:t>
        </w:r>
      </w:ins>
      <w:ins w:id="80" w:author="Jessica Smith" w:date="2020-01-24T13:08:00Z">
        <w:r w:rsidR="00CB5A47">
          <w:t xml:space="preserve">and a </w:t>
        </w:r>
      </w:ins>
      <w:ins w:id="81" w:author="Jessica Smith" w:date="2020-01-24T13:07:00Z">
        <w:r w:rsidR="00CB5A47">
          <w:t>fraud unit.</w:t>
        </w:r>
      </w:ins>
      <w:r>
        <w:t xml:space="preserve"> </w:t>
      </w:r>
      <w:del w:id="82" w:author="Jessica Smith" w:date="2020-01-24T13:09:00Z">
        <w:r w:rsidDel="00CB5A47">
          <w:delText xml:space="preserve">validating eligibility, </w:delText>
        </w:r>
      </w:del>
      <w:del w:id="83" w:author="Jessica Smith" w:date="2020-01-24T12:55:00Z">
        <w:r w:rsidDel="004C15A5">
          <w:delText xml:space="preserve">checking for improper payments, </w:delText>
        </w:r>
      </w:del>
      <w:del w:id="84" w:author="Jessica Smith" w:date="2020-01-24T13:00:00Z">
        <w:r w:rsidDel="004C15A5">
          <w:delText xml:space="preserve">and </w:delText>
        </w:r>
      </w:del>
      <w:del w:id="85" w:author="Jessica Smith" w:date="2020-01-24T13:09:00Z">
        <w:r w:rsidDel="00CB5A47">
          <w:delText xml:space="preserve">investigating evidence of fraud. </w:delText>
        </w:r>
      </w:del>
      <w:r>
        <w:t xml:space="preserve">The benefit financing module also includes </w:t>
      </w:r>
      <w:del w:id="86" w:author="Jessica Smith" w:date="2020-01-23T16:18:00Z">
        <w:r w:rsidDel="00D50C8F">
          <w:delText>a</w:delText>
        </w:r>
      </w:del>
      <w:ins w:id="87" w:author="Jessica Smith" w:date="2020-01-23T16:18:00Z">
        <w:r w:rsidR="00D50C8F">
          <w:t xml:space="preserve">two </w:t>
        </w:r>
      </w:ins>
      <w:ins w:id="88" w:author="Jessica Smith" w:date="2020-01-23T16:19:00Z">
        <w:r w:rsidR="00D50C8F">
          <w:t xml:space="preserve">downloadable </w:t>
        </w:r>
      </w:ins>
      <w:ins w:id="89" w:author="Jessica Smith" w:date="2020-01-23T16:18:00Z">
        <w:r w:rsidR="00D50C8F">
          <w:t xml:space="preserve">documents to support estimation of these administrative costs (1) An </w:t>
        </w:r>
      </w:ins>
      <w:ins w:id="90" w:author="Jessica Smith" w:date="2020-01-23T16:16:00Z">
        <w:r w:rsidR="00D50C8F">
          <w:t xml:space="preserve">Excel template </w:t>
        </w:r>
      </w:ins>
      <w:ins w:id="91" w:author="Jessica Smith" w:date="2020-01-23T16:18:00Z">
        <w:r w:rsidR="007A5F10">
          <w:t>for calculations</w:t>
        </w:r>
      </w:ins>
      <w:ins w:id="92" w:author="Jessica Smith" w:date="2020-02-03T14:59:00Z">
        <w:r w:rsidR="00066200">
          <w:t xml:space="preserve"> entitled “</w:t>
        </w:r>
      </w:ins>
      <w:ins w:id="93" w:author="Jessica Smith" w:date="2020-02-03T16:14:00Z">
        <w:r w:rsidR="002A5D6A" w:rsidRPr="004E3D78">
          <w:t>Administrative Cost Template for Paid Family and Medical Leave Programs”</w:t>
        </w:r>
      </w:ins>
      <w:ins w:id="94" w:author="Jessica Smith" w:date="2020-01-23T16:18:00Z">
        <w:r w:rsidR="007A5F10">
          <w:t xml:space="preserve"> and (2) a </w:t>
        </w:r>
      </w:ins>
      <w:ins w:id="95" w:author="Jessica Smith" w:date="2020-02-03T16:15:00Z">
        <w:r w:rsidR="002A5D6A">
          <w:t xml:space="preserve">companion </w:t>
        </w:r>
      </w:ins>
      <w:ins w:id="96" w:author="Jessica Smith" w:date="2020-01-23T16:18:00Z">
        <w:r w:rsidR="007A5F10">
          <w:t>reference document entitled</w:t>
        </w:r>
        <w:r w:rsidR="00D50C8F">
          <w:t xml:space="preserve"> </w:t>
        </w:r>
      </w:ins>
      <w:ins w:id="97" w:author="Jessica Smith" w:date="2020-01-23T16:22:00Z">
        <w:r w:rsidR="007A5F10">
          <w:lastRenderedPageBreak/>
          <w:t>“</w:t>
        </w:r>
        <w:r w:rsidR="007A5F10" w:rsidRPr="007A5F10">
          <w:t>A Guide to the Administrative Costs of Establishing a State Paid Family and Medical Leave Program</w:t>
        </w:r>
      </w:ins>
      <w:ins w:id="98" w:author="Jessica Smith" w:date="2020-02-03T16:20:00Z">
        <w:r w:rsidR="002A5D6A">
          <w:t>.</w:t>
        </w:r>
      </w:ins>
      <w:ins w:id="99" w:author="Jessica Smith" w:date="2020-01-23T16:22:00Z">
        <w:r w:rsidR="007A5F10" w:rsidRPr="007A5F10">
          <w:t>”</w:t>
        </w:r>
      </w:ins>
      <w:r w:rsidR="00D43A34">
        <w:t xml:space="preserve"> </w:t>
      </w:r>
      <w:del w:id="100" w:author="Jessica Smith" w:date="2020-01-23T16:16:00Z">
        <w:r w:rsidDel="00D50C8F">
          <w:delText xml:space="preserve"> tool</w:delText>
        </w:r>
      </w:del>
      <w:del w:id="101" w:author="Jessica Smith" w:date="2020-01-23T16:18:00Z">
        <w:r w:rsidDel="00D50C8F">
          <w:delText xml:space="preserve"> to </w:delText>
        </w:r>
      </w:del>
      <w:del w:id="102" w:author="Jessica Smith" w:date="2020-01-23T16:19:00Z">
        <w:r w:rsidDel="00D50C8F">
          <w:delText>calculate these kinds of costs based on user inputs</w:delText>
        </w:r>
      </w:del>
      <w:del w:id="103" w:author="Jessica Smith" w:date="2020-02-03T16:20:00Z">
        <w:r w:rsidDel="002A5D6A">
          <w:delText>.</w:delText>
        </w:r>
      </w:del>
      <w:r>
        <w:t xml:space="preserve"> </w:t>
      </w:r>
      <w:ins w:id="104" w:author="Jessica Smith" w:date="2020-01-23T16:22:00Z">
        <w:r w:rsidR="007A5F10" w:rsidRPr="007A5F10">
          <w:t>Th</w:t>
        </w:r>
      </w:ins>
      <w:ins w:id="105" w:author="Jessica Smith" w:date="2020-01-24T13:12:00Z">
        <w:r w:rsidR="00A60068">
          <w:t>e</w:t>
        </w:r>
      </w:ins>
      <w:ins w:id="106" w:author="Jessica Smith" w:date="2020-01-23T16:22:00Z">
        <w:r w:rsidR="007A5F10" w:rsidRPr="007A5F10">
          <w:t xml:space="preserve"> </w:t>
        </w:r>
        <w:r w:rsidR="007A5F10">
          <w:t>G</w:t>
        </w:r>
        <w:r w:rsidR="007A5F10" w:rsidRPr="007A5F10">
          <w:t>uide provides a platform for policy practitioners to learn from the experiences of other states on how to estimate</w:t>
        </w:r>
        <w:r w:rsidR="007A5F10" w:rsidRPr="00E97E7B">
          <w:rPr>
            <w:rFonts w:cs="Arial"/>
          </w:rPr>
          <w:t xml:space="preserve"> the potential administrative costs of a new paid family a</w:t>
        </w:r>
        <w:r w:rsidR="007A5F10">
          <w:rPr>
            <w:rFonts w:cs="Arial"/>
          </w:rPr>
          <w:t>nd medical leave (PFML) program.</w:t>
        </w:r>
        <w:r w:rsidR="007A5F10">
          <w:rPr>
            <w:rStyle w:val="FootnoteReference"/>
            <w:rFonts w:cs="Arial"/>
          </w:rPr>
          <w:footnoteReference w:id="6"/>
        </w:r>
        <w:r w:rsidR="007A5F10" w:rsidRPr="004B1512">
          <w:rPr>
            <w:rStyle w:val="FootnoteReference"/>
            <w:rFonts w:cs="Arial"/>
          </w:rPr>
          <w:t xml:space="preserve"> </w:t>
        </w:r>
      </w:ins>
    </w:p>
    <w:p w14:paraId="4EF6B201" w14:textId="77777777" w:rsidR="00BA6311" w:rsidRDefault="00BA6311" w:rsidP="00DD363F"/>
    <w:p w14:paraId="0800BB96" w14:textId="77777777" w:rsidR="00BC72C9" w:rsidRDefault="00BC72C9" w:rsidP="00DD363F"/>
    <w:p w14:paraId="7D783B73" w14:textId="2F501231" w:rsidR="00BC72C9" w:rsidRDefault="00BC72C9">
      <w:pPr>
        <w:jc w:val="left"/>
      </w:pPr>
      <w:r>
        <w:br w:type="page"/>
      </w:r>
    </w:p>
    <w:p w14:paraId="4DC28157" w14:textId="77777777" w:rsidR="00DD363F" w:rsidRDefault="00DD363F" w:rsidP="00DD363F">
      <w:pPr>
        <w:pStyle w:val="Heading2"/>
      </w:pPr>
      <w:bookmarkStart w:id="109" w:name="_Toc23253933"/>
      <w:r>
        <w:lastRenderedPageBreak/>
        <w:t>2.2</w:t>
      </w:r>
      <w:r>
        <w:tab/>
      </w:r>
      <w:r w:rsidR="00CC7643">
        <w:t>Model Inputs</w:t>
      </w:r>
      <w:bookmarkEnd w:id="109"/>
    </w:p>
    <w:p w14:paraId="3757ED6F" w14:textId="77777777" w:rsidR="00DD363F" w:rsidRDefault="00DD363F" w:rsidP="00DD363F"/>
    <w:p w14:paraId="48B4CB52" w14:textId="7AB6FC2E" w:rsidR="00DD363F" w:rsidRDefault="00DD363F" w:rsidP="00770149">
      <w:pPr>
        <w:pStyle w:val="Heading3"/>
      </w:pPr>
      <w:bookmarkStart w:id="110" w:name="_Toc23253934"/>
      <w:r>
        <w:t>2.2.1</w:t>
      </w:r>
      <w:r>
        <w:tab/>
      </w:r>
      <w:r w:rsidR="003D203C">
        <w:t xml:space="preserve">2012 </w:t>
      </w:r>
      <w:r w:rsidR="00CC7643">
        <w:t>FMLA Survey</w:t>
      </w:r>
      <w:bookmarkEnd w:id="110"/>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7"/>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The FMLA survey is the best available data source for nationally-representative leave-taking behavior. However, it has a number of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285E08">
      <w:pPr>
        <w:pStyle w:val="ListParagraph"/>
        <w:numPr>
          <w:ilvl w:val="0"/>
          <w:numId w:val="8"/>
        </w:numPr>
      </w:pPr>
      <w:r>
        <w:t>Leave taker only (Received section A – leave taking questions)</w:t>
      </w:r>
    </w:p>
    <w:p w14:paraId="6C915A39" w14:textId="77777777" w:rsidR="00417192" w:rsidRDefault="00417192" w:rsidP="00285E08">
      <w:pPr>
        <w:pStyle w:val="ListParagraph"/>
        <w:numPr>
          <w:ilvl w:val="0"/>
          <w:numId w:val="8"/>
        </w:numPr>
      </w:pPr>
      <w:r>
        <w:t>Leave needer only (Received section B – leave needing questions)</w:t>
      </w:r>
    </w:p>
    <w:p w14:paraId="1F3F22C3" w14:textId="77777777" w:rsidR="00417192" w:rsidRDefault="00417192" w:rsidP="00285E08">
      <w:pPr>
        <w:pStyle w:val="ListParagraph"/>
        <w:numPr>
          <w:ilvl w:val="0"/>
          <w:numId w:val="8"/>
        </w:numPr>
      </w:pPr>
      <w:r>
        <w:t>Dual taker and needer (Received both section A and B)</w:t>
      </w:r>
    </w:p>
    <w:p w14:paraId="5425559A" w14:textId="77777777" w:rsidR="00417192" w:rsidRDefault="00417192" w:rsidP="00285E08">
      <w:pPr>
        <w:pStyle w:val="ListParagraph"/>
        <w:numPr>
          <w:ilvl w:val="0"/>
          <w:numId w:val="8"/>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Many components of the model are disaggregated by the type of reason the leave was taken or needed. For example, Question A5 asks the reason why the respondent took leave, and Question B6 asks an analogous question for leave needing. The vast majority</w:t>
      </w:r>
      <w:r>
        <w:rPr>
          <w:rStyle w:val="FootnoteReference"/>
        </w:rPr>
        <w:footnoteReference w:id="8"/>
      </w:r>
      <w:r>
        <w:t xml:space="preserve"> of responses fell into one of six reasons:</w:t>
      </w:r>
    </w:p>
    <w:p w14:paraId="7B69CC8B" w14:textId="77777777" w:rsidR="00417192" w:rsidRDefault="00417192" w:rsidP="00417192"/>
    <w:p w14:paraId="24D8ED1B" w14:textId="77777777" w:rsidR="00417192" w:rsidRDefault="00417192" w:rsidP="00285E08">
      <w:pPr>
        <w:pStyle w:val="ListParagraph"/>
        <w:numPr>
          <w:ilvl w:val="0"/>
          <w:numId w:val="9"/>
        </w:numPr>
      </w:pPr>
      <w:r>
        <w:t xml:space="preserve">Own Illness (variables have suffix </w:t>
      </w:r>
      <w:r w:rsidRPr="005F4CFE">
        <w:rPr>
          <w:rStyle w:val="BodyTextChar"/>
        </w:rPr>
        <w:t>_own</w:t>
      </w:r>
      <w:r>
        <w:t>)</w:t>
      </w:r>
    </w:p>
    <w:p w14:paraId="310CDAFC" w14:textId="77777777" w:rsidR="00417192" w:rsidRDefault="00417192" w:rsidP="00285E08">
      <w:pPr>
        <w:pStyle w:val="ListParagraph"/>
        <w:numPr>
          <w:ilvl w:val="0"/>
          <w:numId w:val="9"/>
        </w:numPr>
      </w:pPr>
      <w:r>
        <w:t xml:space="preserve">Maternity Disability (suffix is </w:t>
      </w:r>
      <w:r w:rsidRPr="005F4CFE">
        <w:rPr>
          <w:rStyle w:val="BodyTextChar"/>
        </w:rPr>
        <w:t>_matdis</w:t>
      </w:r>
      <w:r>
        <w:t>)</w:t>
      </w:r>
    </w:p>
    <w:p w14:paraId="5539B589" w14:textId="77777777" w:rsidR="00417192" w:rsidRDefault="00417192" w:rsidP="00285E08">
      <w:pPr>
        <w:pStyle w:val="ListParagraph"/>
        <w:numPr>
          <w:ilvl w:val="0"/>
          <w:numId w:val="9"/>
        </w:numPr>
      </w:pPr>
      <w:r>
        <w:t xml:space="preserve">Bonding with a newborn child (suffix is </w:t>
      </w:r>
      <w:r w:rsidRPr="005F4CFE">
        <w:rPr>
          <w:rStyle w:val="BodyTextChar"/>
        </w:rPr>
        <w:t>_bond</w:t>
      </w:r>
      <w:r>
        <w:t>)</w:t>
      </w:r>
    </w:p>
    <w:p w14:paraId="21F62742" w14:textId="77777777" w:rsidR="00417192" w:rsidRDefault="00417192" w:rsidP="00285E08">
      <w:pPr>
        <w:pStyle w:val="ListParagraph"/>
        <w:numPr>
          <w:ilvl w:val="0"/>
          <w:numId w:val="9"/>
        </w:numPr>
      </w:pPr>
      <w:r>
        <w:t xml:space="preserve">Caring for an ill child (suffix is </w:t>
      </w:r>
      <w:r w:rsidRPr="005F4CFE">
        <w:rPr>
          <w:rStyle w:val="BodyTextChar"/>
        </w:rPr>
        <w:t>_illchild</w:t>
      </w:r>
      <w:r>
        <w:t>)</w:t>
      </w:r>
    </w:p>
    <w:p w14:paraId="7B4CC452" w14:textId="77777777" w:rsidR="00417192" w:rsidRDefault="00417192" w:rsidP="00285E08">
      <w:pPr>
        <w:pStyle w:val="ListParagraph"/>
        <w:numPr>
          <w:ilvl w:val="0"/>
          <w:numId w:val="9"/>
        </w:numPr>
      </w:pPr>
      <w:r>
        <w:t xml:space="preserve">Caring for an ill parent (suffix is </w:t>
      </w:r>
      <w:r w:rsidRPr="005F4CFE">
        <w:rPr>
          <w:rStyle w:val="BodyTextChar"/>
        </w:rPr>
        <w:t>_illparent</w:t>
      </w:r>
      <w:r>
        <w:t>)</w:t>
      </w:r>
    </w:p>
    <w:p w14:paraId="4B148A94" w14:textId="77777777" w:rsidR="00417192" w:rsidRDefault="00417192" w:rsidP="00285E08">
      <w:pPr>
        <w:pStyle w:val="ListParagraph"/>
        <w:numPr>
          <w:ilvl w:val="0"/>
          <w:numId w:val="9"/>
        </w:numPr>
      </w:pPr>
      <w:r>
        <w:t xml:space="preserve">Caring for an ill spouse (suffix is </w:t>
      </w:r>
      <w:r w:rsidRPr="005F4CFE">
        <w:rPr>
          <w:rStyle w:val="BodyTextChar"/>
        </w:rPr>
        <w:t>_illspouse</w:t>
      </w:r>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 we only use information from 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6919B248" w:rsidR="00417192" w:rsidRDefault="00417192" w:rsidP="00417192">
      <w:r>
        <w:t>However, no questions about the third or further reasons are asked.</w:t>
      </w:r>
      <w:r>
        <w:rPr>
          <w:rStyle w:val="FootnoteReference"/>
        </w:rPr>
        <w:footnoteReference w:id="9"/>
      </w:r>
      <w:r>
        <w:t xml:space="preserve"> To correct for this, our model </w:t>
      </w:r>
      <w:r w:rsidR="00DA2F0F">
        <w:t>has an optional function to perform</w:t>
      </w:r>
      <w:r>
        <w:t xml:space="preserve"> an “intra-</w:t>
      </w:r>
      <w:r w:rsidR="006A70C7">
        <w:t>FMLA survey</w:t>
      </w:r>
      <w:r>
        <w:t xml:space="preserve">” imputation of these censored leave types and lengths. The details of this procedure are discussed later in </w:t>
      </w:r>
      <w:r w:rsidR="00DA2F0F" w:rsidRPr="00DA2F0F">
        <w:t>Section 3.4.1</w:t>
      </w:r>
      <w:r w:rsidRPr="00DA2F0F">
        <w:t>.</w:t>
      </w:r>
    </w:p>
    <w:p w14:paraId="0F1D3FAE" w14:textId="77777777" w:rsidR="00417192" w:rsidRDefault="00417192" w:rsidP="00417192"/>
    <w:p w14:paraId="7020A15E" w14:textId="057F6081" w:rsidR="00417192" w:rsidRDefault="00417192" w:rsidP="00417192">
      <w:r>
        <w:t>Section B of the survey is structured differently for leave needers.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10"/>
      </w:r>
      <w:r>
        <w:t xml:space="preserve"> While the model does perform intra-</w:t>
      </w:r>
      <w:r w:rsidR="006A70C7">
        <w:t>FMLA survey</w:t>
      </w:r>
      <w:r>
        <w:t xml:space="preserve"> imputation on types of leave needed, it changes little of the underlying data.</w:t>
      </w:r>
    </w:p>
    <w:p w14:paraId="2EDB84F7" w14:textId="77777777" w:rsidR="00417192" w:rsidRDefault="00417192" w:rsidP="00417192"/>
    <w:p w14:paraId="3688CE46" w14:textId="77777777" w:rsidR="00417192" w:rsidRDefault="00417192" w:rsidP="00417192">
      <w:r>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incongruous. Multiple leave taking is an important part of accurately estimating a population’s leave taking behavior. This unobserved incongruous interpretation threatens the use of these </w:t>
      </w:r>
      <w:r>
        <w:lastRenderedPageBreak/>
        <w:t xml:space="preserve">questions as a valid measure of multiple leave taking behavior as our model defines it. In addition, the distinction between separate leave occasions and separate leave reasons is potentially difficult for respondents to make. This distinction is not reinforced at A4 and B5, and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111" w:name="_Toc23253935"/>
      <w:r>
        <w:t>2.2.2</w:t>
      </w:r>
      <w:r>
        <w:tab/>
      </w:r>
      <w:r w:rsidR="00CC7643">
        <w:t>American Community Survey</w:t>
      </w:r>
      <w:bookmarkEnd w:id="111"/>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7D653D19"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2012 status-quo leave taking behavior did not change significantly over the 2012-2016 time period.</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112" w:name="_Toc23253936"/>
      <w:r>
        <w:t>2.2.</w:t>
      </w:r>
      <w:r w:rsidR="00E626BB">
        <w:t>3</w:t>
      </w:r>
      <w:r>
        <w:t xml:space="preserve"> </w:t>
      </w:r>
      <w:r>
        <w:tab/>
      </w:r>
      <w:r w:rsidR="00E626BB">
        <w:t>Current Population Survey</w:t>
      </w:r>
      <w:bookmarkEnd w:id="112"/>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are: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25A4D82A" w:rsidR="00AF6B84" w:rsidRPr="00AF6B84" w:rsidRDefault="00AF6B84" w:rsidP="00AF6B84">
      <w:r>
        <w:t>To estimate these, we use the</w:t>
      </w:r>
      <w:r w:rsidR="003E3698">
        <w:t xml:space="preserve"> March</w:t>
      </w:r>
      <w:r>
        <w:t xml:space="preserve"> </w:t>
      </w:r>
      <w:r w:rsidR="003E3698">
        <w:t xml:space="preserve">2014 </w:t>
      </w:r>
      <w:r>
        <w:t xml:space="preserve">Current Population Survey </w:t>
      </w:r>
      <w:r w:rsidR="003E3698">
        <w:t xml:space="preserve">Supplement </w:t>
      </w:r>
      <w:r>
        <w:t>(CPS). The CPS is another nationally representative Census survey that does contain the required variables in sufficient detail. We follow the ACM model’s method of imputing these values via logistic or ordinal logistic regression from the CPS to the ACS on a set of ove</w:t>
      </w:r>
      <w:r w:rsidR="00DA2F0F">
        <w:t>rlapping demographic variables.</w:t>
      </w:r>
      <w:r w:rsidR="00BD01ED">
        <w:t xml:space="preserve"> 2014 data </w:t>
      </w:r>
      <w:r w:rsidR="003E3698">
        <w:t>was selected as the midpoint between the 5-year span of the ACS data set (2012-2016).</w:t>
      </w:r>
      <w:r w:rsidR="00BD01ED">
        <w:t xml:space="preserve"> The March supplement was selected as not all required income/employment variables are captured in the monthly basic CPS.</w:t>
      </w:r>
    </w:p>
    <w:p w14:paraId="5B464015" w14:textId="29182555" w:rsidR="00DD363F" w:rsidRDefault="00DD363F" w:rsidP="00DD363F"/>
    <w:p w14:paraId="6E211C00" w14:textId="430382B5" w:rsidR="00E626BB" w:rsidRPr="00741A36" w:rsidRDefault="00E626BB" w:rsidP="00E626BB">
      <w:pPr>
        <w:pStyle w:val="Heading3"/>
      </w:pPr>
      <w:bookmarkStart w:id="113" w:name="_Toc23253937"/>
      <w:r>
        <w:t xml:space="preserve">2.2.4 </w:t>
      </w:r>
      <w:r>
        <w:tab/>
        <w:t>User-Defined Inputs</w:t>
      </w:r>
      <w:bookmarkEnd w:id="113"/>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223A9B92" w:rsidR="00967266" w:rsidRPr="004E3D78" w:rsidRDefault="00967266" w:rsidP="00285E08">
      <w:pPr>
        <w:pStyle w:val="ListParagraph"/>
        <w:numPr>
          <w:ilvl w:val="0"/>
          <w:numId w:val="4"/>
        </w:numPr>
        <w:spacing w:before="240"/>
        <w:contextualSpacing w:val="0"/>
        <w:rPr>
          <w:b/>
          <w:highlight w:val="yellow"/>
        </w:rPr>
      </w:pPr>
      <w:r w:rsidRPr="004E3D78">
        <w:rPr>
          <w:b/>
          <w:highlight w:val="yellow"/>
        </w:rPr>
        <w:t>Program inputs:</w:t>
      </w:r>
      <w:r w:rsidRPr="004E3D78">
        <w:rPr>
          <w:highlight w:val="yellow"/>
        </w:rPr>
        <w:t xml:space="preserve"> Inputs that define the characteristics, rules, and benefits of the leave program to be simulated. (e.g. weekly program benefits paid, and maximum length in </w:t>
      </w:r>
      <w:commentRangeStart w:id="114"/>
      <w:r w:rsidRPr="004E3D78">
        <w:rPr>
          <w:highlight w:val="yellow"/>
        </w:rPr>
        <w:t>weeks</w:t>
      </w:r>
      <w:commentRangeEnd w:id="114"/>
      <w:r w:rsidR="002A5D6A" w:rsidRPr="004E3D78">
        <w:rPr>
          <w:rStyle w:val="CommentReference"/>
          <w:highlight w:val="yellow"/>
        </w:rPr>
        <w:commentReference w:id="114"/>
      </w:r>
      <w:ins w:id="115" w:author="Jessica Smith" w:date="2020-02-03T16:21:00Z">
        <w:r w:rsidR="002A5D6A" w:rsidRPr="004E3D78">
          <w:rPr>
            <w:highlight w:val="yellow"/>
          </w:rPr>
          <w:t>, payroll tax regime)</w:t>
        </w:r>
      </w:ins>
      <w:r w:rsidRPr="004E3D78">
        <w:rPr>
          <w:highlight w:val="yellow"/>
        </w:rPr>
        <w:t xml:space="preserve"> </w:t>
      </w:r>
    </w:p>
    <w:p w14:paraId="655B039E" w14:textId="77777777" w:rsidR="00967266" w:rsidRPr="008B5A07" w:rsidRDefault="00967266" w:rsidP="00285E08">
      <w:pPr>
        <w:pStyle w:val="ListParagraph"/>
        <w:numPr>
          <w:ilvl w:val="0"/>
          <w:numId w:val="4"/>
        </w:numPr>
        <w:spacing w:before="240"/>
        <w:contextualSpacing w:val="0"/>
        <w:rPr>
          <w:b/>
        </w:rPr>
      </w:pPr>
      <w:r>
        <w:rPr>
          <w:b/>
        </w:rPr>
        <w:lastRenderedPageBreak/>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285E08">
      <w:pPr>
        <w:pStyle w:val="ListParagraph"/>
        <w:numPr>
          <w:ilvl w:val="0"/>
          <w:numId w:val="4"/>
        </w:numPr>
        <w:spacing w:before="240"/>
        <w:contextualSpacing w:val="0"/>
        <w:rPr>
          <w:b/>
        </w:rPr>
      </w:pPr>
      <w:r>
        <w:rPr>
          <w:b/>
        </w:rPr>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116" w:name="_Toc23253938"/>
      <w:r>
        <w:t>2.3</w:t>
      </w:r>
      <w:r>
        <w:tab/>
      </w:r>
      <w:r w:rsidR="00CC7643">
        <w:t>Model Outputs</w:t>
      </w:r>
      <w:bookmarkEnd w:id="116"/>
    </w:p>
    <w:p w14:paraId="0213F158" w14:textId="6AF898D2" w:rsidR="00DD363F" w:rsidRDefault="00DD363F" w:rsidP="00DD363F"/>
    <w:p w14:paraId="438227DF" w14:textId="448C1EB6"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file, and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BC72C9">
        <w:t xml:space="preserve">Exhibit </w:t>
      </w:r>
      <w:r w:rsidR="00BC72C9">
        <w:rPr>
          <w:noProof/>
        </w:rPr>
        <w:t>2</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BC72C9">
        <w:rPr>
          <w:b/>
          <w:bCs/>
        </w:rPr>
        <w:t>Error! Reference source not found.</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3B8C6AAA" w:rsidR="008920BA" w:rsidRDefault="008920BA" w:rsidP="008920BA">
      <w:pPr>
        <w:pStyle w:val="Caption"/>
      </w:pPr>
      <w:bookmarkStart w:id="117" w:name="_Ref530579103"/>
      <w:bookmarkStart w:id="118" w:name="_Toc23253201"/>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BC72C9">
        <w:rPr>
          <w:noProof/>
        </w:rPr>
        <w:t>2</w:t>
      </w:r>
      <w:r w:rsidR="00BA6311">
        <w:rPr>
          <w:noProof/>
        </w:rPr>
        <w:fldChar w:fldCharType="end"/>
      </w:r>
      <w:bookmarkEnd w:id="117"/>
      <w:r>
        <w:t xml:space="preserve">. Simulation Output </w:t>
      </w:r>
      <w:r w:rsidR="00495D8E">
        <w:t xml:space="preserve">Dataset </w:t>
      </w:r>
      <w:r>
        <w:t>Visualization</w:t>
      </w:r>
      <w:bookmarkEnd w:id="118"/>
      <w:r>
        <w:t xml:space="preserve"> </w:t>
      </w:r>
    </w:p>
    <w:p w14:paraId="456C0D20" w14:textId="739A0D82" w:rsidR="008920BA" w:rsidRDefault="008920BA" w:rsidP="00DD363F">
      <w:r>
        <w:rPr>
          <w:noProof/>
        </w:rPr>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1960"/>
                    </a:xfrm>
                    <a:prstGeom prst="rect">
                      <a:avLst/>
                    </a:prstGeom>
                  </pic:spPr>
                </pic:pic>
              </a:graphicData>
            </a:graphic>
          </wp:inline>
        </w:drawing>
      </w:r>
    </w:p>
    <w:p w14:paraId="39B34E95" w14:textId="77777777" w:rsidR="00A13B8C" w:rsidRDefault="00A13B8C" w:rsidP="001956E0"/>
    <w:p w14:paraId="5E4462D2" w14:textId="68738940" w:rsidR="000573E7" w:rsidRDefault="00196D3D" w:rsidP="00196D3D">
      <w:pPr>
        <w:pStyle w:val="Heading2"/>
      </w:pPr>
      <w:r>
        <w:t xml:space="preserve">2.4 </w:t>
      </w:r>
      <w:r>
        <w:tab/>
        <w:t>Differences from Original ACM Model</w:t>
      </w:r>
    </w:p>
    <w:p w14:paraId="336545CA" w14:textId="5613328B" w:rsidR="00196D3D" w:rsidRDefault="00196D3D" w:rsidP="00196D3D"/>
    <w:p w14:paraId="3986F4CF" w14:textId="5950C8FF" w:rsidR="00196D3D" w:rsidRDefault="00196D3D" w:rsidP="00196D3D">
      <w:r>
        <w:t xml:space="preserve">As mentioned previously, this model is built as a successor to the ACM model. Primarily, these two models share the same goal; to simulate leave taking and program participation behavior amongst a population. However, there are some differences in implementation, which we enumerate in this section. </w:t>
      </w:r>
    </w:p>
    <w:p w14:paraId="0B3BD268" w14:textId="7A3472CA" w:rsidR="00196D3D" w:rsidRDefault="00196D3D" w:rsidP="00196D3D"/>
    <w:p w14:paraId="492496B5" w14:textId="4B5FA26E" w:rsidR="00196D3D" w:rsidRDefault="00196D3D" w:rsidP="00285E08">
      <w:pPr>
        <w:pStyle w:val="ListParagraph"/>
        <w:numPr>
          <w:ilvl w:val="0"/>
          <w:numId w:val="20"/>
        </w:numPr>
      </w:pPr>
      <w:r w:rsidRPr="00196D3D">
        <w:rPr>
          <w:i/>
        </w:rPr>
        <w:t>Calendar</w:t>
      </w:r>
      <w:r>
        <w:rPr>
          <w:i/>
        </w:rPr>
        <w:t xml:space="preserve"> distribution</w:t>
      </w:r>
      <w:r w:rsidRPr="00196D3D">
        <w:rPr>
          <w:i/>
        </w:rPr>
        <w:t xml:space="preserve"> versus aggregate distribution of leaves.</w:t>
      </w:r>
      <w:r>
        <w:t xml:space="preserve"> The ACM model calculates leaves, and then randomly distributes the leaves amongst the calendar days in the year. The IMPAQ model simply aggregates the total leave length for each type, and reports a single </w:t>
      </w:r>
      <w:r>
        <w:lastRenderedPageBreak/>
        <w:t>aggregate number of days/weeks in which each individual takes leave without specifying a particular calendar period for each leave.</w:t>
      </w:r>
    </w:p>
    <w:p w14:paraId="2EE72623" w14:textId="77777777" w:rsidR="004371F1" w:rsidRDefault="004371F1" w:rsidP="004371F1">
      <w:pPr>
        <w:pStyle w:val="ListParagraph"/>
      </w:pPr>
    </w:p>
    <w:p w14:paraId="6A4E9C4C" w14:textId="2B835F78" w:rsidR="00863344" w:rsidRDefault="00196D3D" w:rsidP="00285E08">
      <w:pPr>
        <w:pStyle w:val="ListParagraph"/>
        <w:numPr>
          <w:ilvl w:val="0"/>
          <w:numId w:val="20"/>
        </w:numPr>
      </w:pPr>
      <w:r>
        <w:rPr>
          <w:i/>
        </w:rPr>
        <w:t>Alternative take-up rates.</w:t>
      </w:r>
      <w:r w:rsidR="00863344">
        <w:rPr>
          <w:i/>
        </w:rPr>
        <w:t xml:space="preserve"> </w:t>
      </w:r>
      <w:r w:rsidR="00863344">
        <w:t>The ACM model take-up rate parameters are defined as:</w:t>
      </w:r>
    </w:p>
    <w:p w14:paraId="69F25330" w14:textId="77777777" w:rsidR="00834A69" w:rsidRDefault="00834A69" w:rsidP="00834A69">
      <w:pPr>
        <w:pStyle w:val="ListParagraph"/>
      </w:pPr>
    </w:p>
    <w:p w14:paraId="057549DA" w14:textId="0D146F1D" w:rsidR="00196D3D" w:rsidRPr="00196D3D" w:rsidRDefault="005B2022"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individuals who take leave type T</m:t>
              </m:r>
            </m:den>
          </m:f>
        </m:oMath>
      </m:oMathPara>
    </w:p>
    <w:p w14:paraId="008FF726" w14:textId="0EBD5BDF" w:rsidR="001956E0" w:rsidRDefault="00863344" w:rsidP="006141B3">
      <w:r>
        <w:tab/>
      </w:r>
    </w:p>
    <w:p w14:paraId="117A43F8" w14:textId="0C64F3C4" w:rsidR="00863344" w:rsidRDefault="00863344" w:rsidP="006141B3">
      <w:r>
        <w:tab/>
        <w:t>The IMPAQ model interprets these parameters as:</w:t>
      </w:r>
    </w:p>
    <w:p w14:paraId="17E8672B" w14:textId="77777777" w:rsidR="00834A69" w:rsidRDefault="00834A69" w:rsidP="006141B3"/>
    <w:p w14:paraId="0DC516AE" w14:textId="14BAE7F1" w:rsidR="00863344" w:rsidRPr="00196D3D" w:rsidRDefault="005B2022" w:rsidP="00863344">
      <w:pPr>
        <w:ind w:left="360"/>
      </w:pPr>
      <m:oMathPara>
        <m:oMath>
          <m:f>
            <m:fPr>
              <m:ctrlPr>
                <w:rPr>
                  <w:rFonts w:ascii="Cambria Math" w:hAnsi="Cambria Math"/>
                  <w:i/>
                </w:rPr>
              </m:ctrlPr>
            </m:fPr>
            <m:num>
              <m:r>
                <w:rPr>
                  <w:rFonts w:ascii="Cambria Math" w:hAnsi="Cambria Math"/>
                </w:rPr>
                <m:t># of individuals who apply/collect benefits for leave type T</m:t>
              </m:r>
            </m:num>
            <m:den>
              <m:r>
                <w:rPr>
                  <w:rFonts w:ascii="Cambria Math" w:hAnsi="Cambria Math"/>
                </w:rPr>
                <m:t># of eligible workers for leave type T</m:t>
              </m:r>
            </m:den>
          </m:f>
        </m:oMath>
      </m:oMathPara>
    </w:p>
    <w:p w14:paraId="0AC5FD73" w14:textId="594BE6D7" w:rsidR="00863344" w:rsidRDefault="00863344" w:rsidP="006141B3">
      <w:r>
        <w:tab/>
      </w:r>
    </w:p>
    <w:p w14:paraId="4FE3BE71" w14:textId="5B097A0A" w:rsidR="00863344" w:rsidRDefault="00863344" w:rsidP="00863344">
      <w:pPr>
        <w:ind w:left="720"/>
      </w:pPr>
      <w:r>
        <w:t>This change in interpretation was intende</w:t>
      </w:r>
      <w:r w:rsidR="00834A69">
        <w:t xml:space="preserve">d to allow easier use of directly reported claims </w:t>
      </w:r>
      <w:r>
        <w:t xml:space="preserve">data to estimate take up rates for a state’s program. After calculating the number of individuals that will take up program benefits, the program will then draw from the pool of simulated eligible leave takers of that type until that number is reached (weighted by survey weights). Each of those individual observations drawn this will be designated as leave takers who collect program benefits. All other leave takers of that type will be designated as not collecting program benefits. If there are not enough </w:t>
      </w:r>
      <w:r w:rsidR="00834A69">
        <w:t xml:space="preserve">simulated </w:t>
      </w:r>
      <w:r>
        <w:t>leave takers</w:t>
      </w:r>
      <w:r w:rsidR="00834A69">
        <w:t xml:space="preserve"> to meet the number of individuals taking up that leave type, then all leave takers of that type will be designated as taking up benefits. No additional leave takers will be generated, and the target number of take-up individuals will not be met.</w:t>
      </w:r>
    </w:p>
    <w:p w14:paraId="159BADA6" w14:textId="7B1B7D0F" w:rsidR="004371F1" w:rsidRDefault="004371F1" w:rsidP="00863344">
      <w:pPr>
        <w:ind w:left="720"/>
      </w:pPr>
    </w:p>
    <w:p w14:paraId="6899B097" w14:textId="4125168E" w:rsidR="004371F1" w:rsidRPr="004371F1" w:rsidRDefault="004371F1" w:rsidP="00285E08">
      <w:pPr>
        <w:pStyle w:val="ListParagraph"/>
        <w:numPr>
          <w:ilvl w:val="0"/>
          <w:numId w:val="21"/>
        </w:numPr>
        <w:ind w:left="720"/>
        <w:rPr>
          <w:i/>
        </w:rPr>
      </w:pPr>
      <w:r w:rsidRPr="004371F1">
        <w:rPr>
          <w:i/>
        </w:rPr>
        <w:t>Alternate leave extension functions</w:t>
      </w:r>
      <w:r>
        <w:rPr>
          <w:i/>
        </w:rPr>
        <w:t>.</w:t>
      </w:r>
      <w:r>
        <w:t xml:space="preserve"> Leave extension in the presence of the program cannot be empirically observed in the FMLA data. The original ACM model provided some synthetic options to the user to extend the leave lengths based on a set of arbitrary rules. This model provides the ACM options, while also adding two additional options of its own. The ACM options are enabled via the parameters used by the </w:t>
      </w:r>
      <w:r w:rsidRPr="007B67A3">
        <w:rPr>
          <w:rStyle w:val="BodyTextChar"/>
        </w:rPr>
        <w:t>EXTENDLEAVES</w:t>
      </w:r>
      <w:r>
        <w:t xml:space="preserve"> function. </w:t>
      </w:r>
    </w:p>
    <w:p w14:paraId="46DF2E1C" w14:textId="45CAEECC" w:rsidR="004371F1" w:rsidRDefault="004371F1" w:rsidP="006A63AA">
      <w:pPr>
        <w:ind w:left="720"/>
      </w:pPr>
    </w:p>
    <w:p w14:paraId="04CF6DF7" w14:textId="4960F6E8" w:rsidR="004371F1" w:rsidRDefault="004371F1" w:rsidP="006A63AA">
      <w:pPr>
        <w:ind w:left="720"/>
      </w:pPr>
      <w:r>
        <w:t xml:space="preserve">The first option is the “resp_len” extension. The “resp_len” is a binary variable generated by our model based on a suite of FMLA questions related to financial sensitivity of leave length. If a respondent indicates yes to any of these questions, their “resp_len” value equals 1; otherwise it is 0. </w:t>
      </w:r>
      <w:r w:rsidR="007B67A3">
        <w:t xml:space="preserve">This variable is then used in the </w:t>
      </w:r>
      <w:r w:rsidR="007B67A3" w:rsidRPr="007B67A3">
        <w:rPr>
          <w:rStyle w:val="BodyTextChar"/>
        </w:rPr>
        <w:t>leave_length_impute</w:t>
      </w:r>
      <w:r w:rsidR="007B67A3">
        <w:t xml:space="preserve"> function to extend the leave lengths as such: </w:t>
      </w:r>
    </w:p>
    <w:p w14:paraId="27ED0364" w14:textId="6CDFA388" w:rsidR="007B67A3" w:rsidRDefault="007B67A3" w:rsidP="00285E08">
      <w:pPr>
        <w:pStyle w:val="ListParagraph"/>
        <w:numPr>
          <w:ilvl w:val="0"/>
          <w:numId w:val="22"/>
        </w:numPr>
      </w:pPr>
      <w:r>
        <w:t>The status quo leave length for each individual is drawn</w:t>
      </w:r>
      <w:r w:rsidR="006A63AA">
        <w:t xml:space="preserve"> randomly from the FMLA leave length distribution of that type.</w:t>
      </w:r>
    </w:p>
    <w:p w14:paraId="2F24BD31" w14:textId="77777777" w:rsidR="006A63AA" w:rsidRDefault="006A63AA" w:rsidP="00285E08">
      <w:pPr>
        <w:pStyle w:val="ListParagraph"/>
        <w:numPr>
          <w:ilvl w:val="0"/>
          <w:numId w:val="22"/>
        </w:numPr>
      </w:pPr>
      <w:r>
        <w:t>If “</w:t>
      </w:r>
      <w:r w:rsidRPr="006A63AA">
        <w:rPr>
          <w:rStyle w:val="BodyTextChar"/>
        </w:rPr>
        <w:t>ext_resp_len</w:t>
      </w:r>
      <w:r>
        <w:t>” parameter equals FALSE:</w:t>
      </w:r>
    </w:p>
    <w:p w14:paraId="5A9196E2" w14:textId="6F80C474" w:rsidR="006A63AA" w:rsidRDefault="006A63AA" w:rsidP="00285E08">
      <w:pPr>
        <w:pStyle w:val="ListParagraph"/>
        <w:numPr>
          <w:ilvl w:val="1"/>
          <w:numId w:val="22"/>
        </w:numPr>
      </w:pPr>
      <w:r>
        <w:t xml:space="preserve">The leave length in the presence of the program (the “counterfactual” leave length) is the same as the status quo leave length </w:t>
      </w:r>
    </w:p>
    <w:p w14:paraId="4FE24F77" w14:textId="5328513F" w:rsidR="006A63AA" w:rsidRDefault="006A63AA" w:rsidP="00285E08">
      <w:pPr>
        <w:pStyle w:val="ListParagraph"/>
        <w:numPr>
          <w:ilvl w:val="0"/>
          <w:numId w:val="22"/>
        </w:numPr>
      </w:pPr>
      <w:r>
        <w:t>If “</w:t>
      </w:r>
      <w:r w:rsidRPr="006A63AA">
        <w:rPr>
          <w:rStyle w:val="BodyTextChar"/>
        </w:rPr>
        <w:t>ext_resp_len</w:t>
      </w:r>
      <w:r>
        <w:t xml:space="preserve">” parameter equals TRUE and </w:t>
      </w:r>
      <w:r w:rsidRPr="006A63AA">
        <w:rPr>
          <w:rStyle w:val="BodyTextChar"/>
        </w:rPr>
        <w:t>resp_len</w:t>
      </w:r>
      <w:r>
        <w:t xml:space="preserve"> equals 1:</w:t>
      </w:r>
    </w:p>
    <w:p w14:paraId="68F020A5" w14:textId="3DF39438" w:rsidR="006A63AA" w:rsidRDefault="006A63AA" w:rsidP="00285E08">
      <w:pPr>
        <w:pStyle w:val="ListParagraph"/>
        <w:numPr>
          <w:ilvl w:val="1"/>
          <w:numId w:val="22"/>
        </w:numPr>
      </w:pPr>
      <w:r>
        <w:t>The counterfactual leave length is drawn from the FMLA distribution conditional on the length being greater than the status quo leave length.</w:t>
      </w:r>
    </w:p>
    <w:p w14:paraId="448A06D4" w14:textId="38023D35" w:rsidR="006A63AA" w:rsidRDefault="006A63AA" w:rsidP="006A63AA"/>
    <w:p w14:paraId="48F2F225" w14:textId="07E74560" w:rsidR="006A63AA" w:rsidRDefault="006A63AA" w:rsidP="006A63AA">
      <w:pPr>
        <w:ind w:left="720"/>
      </w:pPr>
      <w:r>
        <w:lastRenderedPageBreak/>
        <w:t>The second option is whether the leave length extension is sensitive to the replacement ratio offered by the program. After the status quo and counterfactual leave length</w:t>
      </w:r>
      <w:r w:rsidR="00DD618E">
        <w:t xml:space="preserve">s are determined, the extension </w:t>
      </w:r>
      <w:r>
        <w:t>is shortened proportionally by:</w:t>
      </w:r>
    </w:p>
    <w:p w14:paraId="66B60C6A" w14:textId="60F0B682" w:rsidR="006A63AA" w:rsidRDefault="006A63AA" w:rsidP="006A63AA">
      <m:oMathPara>
        <m:oMath>
          <m:r>
            <w:rPr>
              <w:rFonts w:ascii="Cambria Math" w:hAnsi="Cambria Math"/>
            </w:rPr>
            <m:t>Updated CFLL = SQLL + [(CFLL – SQLL) * RR]</m:t>
          </m:r>
        </m:oMath>
      </m:oMathPara>
    </w:p>
    <w:p w14:paraId="1210D8C5" w14:textId="6FB788DA" w:rsidR="006A63AA" w:rsidRDefault="006A63AA" w:rsidP="006A63AA">
      <w:r>
        <w:tab/>
      </w:r>
    </w:p>
    <w:p w14:paraId="6F0A0B01" w14:textId="27559913" w:rsidR="006A63AA" w:rsidRDefault="006A63AA" w:rsidP="004A1D5B">
      <w:pPr>
        <w:ind w:left="720"/>
      </w:pPr>
      <w:r>
        <w:t>Where CFLL = counterfactual leave length, SQLL= status quo leave length, and RR=program replacement ratio</w:t>
      </w:r>
      <w:r w:rsidR="00DD618E">
        <w:t>.</w:t>
      </w:r>
      <w:r w:rsidR="004A1D5B">
        <w:t xml:space="preserve"> This is enabled by passing rr_sensitive_leave_len = TRUE.</w:t>
      </w:r>
    </w:p>
    <w:p w14:paraId="19DE3CCE" w14:textId="26061262" w:rsidR="00F930B3" w:rsidRDefault="00F930B3" w:rsidP="004A1D5B">
      <w:pPr>
        <w:ind w:left="720"/>
      </w:pPr>
    </w:p>
    <w:p w14:paraId="51FC01E8" w14:textId="1E7975F7" w:rsidR="00F930B3" w:rsidRDefault="00F930B3" w:rsidP="004A1D5B">
      <w:pPr>
        <w:ind w:left="720"/>
      </w:pPr>
      <w:r>
        <w:t>These extension effects create larger extensions than the ACM base options. Below is a table of approximate leave length extensions depending on which combination of options are enabled. First, a guide to the different configurations:</w:t>
      </w:r>
    </w:p>
    <w:p w14:paraId="34AF4E9C" w14:textId="42D5B9F6" w:rsidR="00F930B3" w:rsidRDefault="00F930B3" w:rsidP="004A1D5B">
      <w:pPr>
        <w:ind w:left="720"/>
      </w:pPr>
    </w:p>
    <w:p w14:paraId="1C4BD8CD" w14:textId="662D5EED" w:rsidR="00F930B3" w:rsidRDefault="00F930B3" w:rsidP="004A1D5B">
      <w:pPr>
        <w:ind w:left="720"/>
      </w:pPr>
      <w:r>
        <w:t>Configuration 1: No extensions enabled</w:t>
      </w:r>
    </w:p>
    <w:p w14:paraId="0506CC1E" w14:textId="3EAA9076" w:rsidR="00F930B3" w:rsidRDefault="00F930B3" w:rsidP="004A1D5B">
      <w:pPr>
        <w:ind w:left="720"/>
      </w:pPr>
      <w:r>
        <w:t>Configuration 2: ACM base extension only</w:t>
      </w:r>
    </w:p>
    <w:p w14:paraId="3074C5C0" w14:textId="2CF11465" w:rsidR="00F930B3" w:rsidRDefault="00F930B3" w:rsidP="004A1D5B">
      <w:pPr>
        <w:ind w:left="720"/>
      </w:pPr>
      <w:r>
        <w:t>Configuration 3: Resp_len extension only</w:t>
      </w:r>
    </w:p>
    <w:p w14:paraId="37A82B7A" w14:textId="1EF8811F" w:rsidR="00F930B3" w:rsidRDefault="00F930B3" w:rsidP="004A1D5B">
      <w:pPr>
        <w:ind w:left="720"/>
      </w:pPr>
      <w:r>
        <w:t xml:space="preserve">Configuration 4: Resp_len and rr_sensitive_leave_len </w:t>
      </w:r>
      <w:r w:rsidR="00DF62F9">
        <w:t xml:space="preserve">(with rr=.5) </w:t>
      </w:r>
      <w:r>
        <w:t>extensions</w:t>
      </w:r>
    </w:p>
    <w:p w14:paraId="0B371F12" w14:textId="190B0BE8" w:rsidR="00F930B3" w:rsidRDefault="00F930B3" w:rsidP="00F930B3">
      <w:pPr>
        <w:ind w:left="720"/>
      </w:pPr>
      <w:r>
        <w:t>Configuration 5: ACM, resp_len, and rr_sensitive_leave_len</w:t>
      </w:r>
      <w:r w:rsidR="00DF62F9">
        <w:t xml:space="preserve"> (with rr=.5)</w:t>
      </w:r>
      <w:r>
        <w:t xml:space="preserve"> extensions</w:t>
      </w:r>
    </w:p>
    <w:p w14:paraId="6F42C404" w14:textId="50731228" w:rsidR="00F930B3" w:rsidRDefault="00F930B3" w:rsidP="004A1D5B">
      <w:pPr>
        <w:ind w:left="720"/>
      </w:pPr>
    </w:p>
    <w:p w14:paraId="698C673E" w14:textId="3C846DF4" w:rsidR="007E0224" w:rsidRDefault="007E0224" w:rsidP="007E0224">
      <w:pPr>
        <w:ind w:left="720"/>
        <w:jc w:val="center"/>
      </w:pPr>
      <w:r>
        <w:t>Exhibit X: Average Percent Increase of Leave Lengths with Different Extension Configurations</w:t>
      </w:r>
    </w:p>
    <w:p w14:paraId="48B28718" w14:textId="30C22F64" w:rsidR="00F930B3" w:rsidRDefault="00F930B3" w:rsidP="004A1D5B">
      <w:pPr>
        <w:ind w:left="720"/>
      </w:pPr>
    </w:p>
    <w:tbl>
      <w:tblPr>
        <w:tblStyle w:val="TableGrid"/>
        <w:tblW w:w="0" w:type="auto"/>
        <w:tblInd w:w="720" w:type="dxa"/>
        <w:tblLook w:val="04A0" w:firstRow="1" w:lastRow="0" w:firstColumn="1" w:lastColumn="0" w:noHBand="0" w:noVBand="1"/>
      </w:tblPr>
      <w:tblGrid>
        <w:gridCol w:w="1439"/>
        <w:gridCol w:w="1439"/>
        <w:gridCol w:w="1438"/>
        <w:gridCol w:w="1438"/>
        <w:gridCol w:w="1438"/>
        <w:gridCol w:w="1438"/>
      </w:tblGrid>
      <w:tr w:rsidR="00F930B3" w14:paraId="2198E7FB" w14:textId="77777777" w:rsidTr="00F930B3">
        <w:tc>
          <w:tcPr>
            <w:tcW w:w="1439" w:type="dxa"/>
          </w:tcPr>
          <w:p w14:paraId="406706B4" w14:textId="53F49CBD" w:rsidR="00F930B3" w:rsidRDefault="00F930B3" w:rsidP="004A1D5B">
            <w:r>
              <w:t>Leave Type</w:t>
            </w:r>
          </w:p>
        </w:tc>
        <w:tc>
          <w:tcPr>
            <w:tcW w:w="1439" w:type="dxa"/>
          </w:tcPr>
          <w:p w14:paraId="6A5C9623" w14:textId="108B5EC8" w:rsidR="00F930B3" w:rsidRDefault="00F930B3" w:rsidP="004A1D5B">
            <w:r>
              <w:t>Config 1</w:t>
            </w:r>
          </w:p>
        </w:tc>
        <w:tc>
          <w:tcPr>
            <w:tcW w:w="1438" w:type="dxa"/>
          </w:tcPr>
          <w:p w14:paraId="4B78FB29" w14:textId="6F036E4B" w:rsidR="00F930B3" w:rsidRDefault="00F930B3" w:rsidP="004A1D5B">
            <w:r>
              <w:t>Config 2</w:t>
            </w:r>
          </w:p>
        </w:tc>
        <w:tc>
          <w:tcPr>
            <w:tcW w:w="1438" w:type="dxa"/>
          </w:tcPr>
          <w:p w14:paraId="7B483094" w14:textId="59DA047B" w:rsidR="00F930B3" w:rsidRDefault="00F930B3" w:rsidP="004A1D5B">
            <w:r>
              <w:t>Config 3</w:t>
            </w:r>
          </w:p>
        </w:tc>
        <w:tc>
          <w:tcPr>
            <w:tcW w:w="1438" w:type="dxa"/>
          </w:tcPr>
          <w:p w14:paraId="1B7C920F" w14:textId="6D902239" w:rsidR="00F930B3" w:rsidRDefault="00F930B3" w:rsidP="004A1D5B">
            <w:r>
              <w:t>Config 4</w:t>
            </w:r>
          </w:p>
        </w:tc>
        <w:tc>
          <w:tcPr>
            <w:tcW w:w="1438" w:type="dxa"/>
          </w:tcPr>
          <w:p w14:paraId="14FBF955" w14:textId="4F5C1D8D" w:rsidR="00F930B3" w:rsidRDefault="00F930B3" w:rsidP="004A1D5B">
            <w:r>
              <w:t>Config 5</w:t>
            </w:r>
          </w:p>
        </w:tc>
      </w:tr>
      <w:tr w:rsidR="00F930B3" w14:paraId="6CA99FF8" w14:textId="77777777" w:rsidTr="005A74F8">
        <w:tc>
          <w:tcPr>
            <w:tcW w:w="1439" w:type="dxa"/>
            <w:vAlign w:val="bottom"/>
          </w:tcPr>
          <w:p w14:paraId="02084135" w14:textId="4A899FFE" w:rsidR="00F930B3" w:rsidRDefault="007E0224" w:rsidP="00F930B3">
            <w:r>
              <w:rPr>
                <w:rFonts w:ascii="Calibri" w:hAnsi="Calibri" w:cs="Calibri"/>
                <w:color w:val="000000"/>
                <w:sz w:val="22"/>
                <w:szCs w:val="22"/>
              </w:rPr>
              <w:t>O</w:t>
            </w:r>
            <w:r w:rsidR="00F930B3">
              <w:rPr>
                <w:rFonts w:ascii="Calibri" w:hAnsi="Calibri" w:cs="Calibri"/>
                <w:color w:val="000000"/>
                <w:sz w:val="22"/>
                <w:szCs w:val="22"/>
              </w:rPr>
              <w:t>wn</w:t>
            </w:r>
            <w:r>
              <w:rPr>
                <w:rFonts w:ascii="Calibri" w:hAnsi="Calibri" w:cs="Calibri"/>
                <w:color w:val="000000"/>
                <w:sz w:val="22"/>
                <w:szCs w:val="22"/>
              </w:rPr>
              <w:t xml:space="preserve"> Health</w:t>
            </w:r>
          </w:p>
        </w:tc>
        <w:tc>
          <w:tcPr>
            <w:tcW w:w="1439" w:type="dxa"/>
            <w:vAlign w:val="bottom"/>
          </w:tcPr>
          <w:p w14:paraId="6B15D054" w14:textId="64CF0E32" w:rsidR="00F930B3" w:rsidRDefault="00F930B3" w:rsidP="00F930B3">
            <w:r>
              <w:rPr>
                <w:rFonts w:ascii="Calibri" w:hAnsi="Calibri" w:cs="Calibri"/>
                <w:color w:val="000000"/>
                <w:sz w:val="22"/>
                <w:szCs w:val="22"/>
              </w:rPr>
              <w:t>0.0%</w:t>
            </w:r>
          </w:p>
        </w:tc>
        <w:tc>
          <w:tcPr>
            <w:tcW w:w="1438" w:type="dxa"/>
            <w:vAlign w:val="bottom"/>
          </w:tcPr>
          <w:p w14:paraId="11BA4A80" w14:textId="766081B5" w:rsidR="00F930B3" w:rsidRDefault="00F930B3" w:rsidP="00F930B3">
            <w:r>
              <w:rPr>
                <w:rFonts w:ascii="Calibri" w:hAnsi="Calibri" w:cs="Calibri"/>
                <w:color w:val="000000"/>
                <w:sz w:val="22"/>
                <w:szCs w:val="22"/>
              </w:rPr>
              <w:t>0.8%</w:t>
            </w:r>
          </w:p>
        </w:tc>
        <w:tc>
          <w:tcPr>
            <w:tcW w:w="1438" w:type="dxa"/>
            <w:vAlign w:val="bottom"/>
          </w:tcPr>
          <w:p w14:paraId="32C8C57A" w14:textId="6F5CEC05" w:rsidR="00F930B3" w:rsidRDefault="00F930B3" w:rsidP="00F930B3">
            <w:r>
              <w:rPr>
                <w:rFonts w:ascii="Calibri" w:hAnsi="Calibri" w:cs="Calibri"/>
                <w:color w:val="000000"/>
                <w:sz w:val="22"/>
                <w:szCs w:val="22"/>
              </w:rPr>
              <w:t>15.6%</w:t>
            </w:r>
          </w:p>
        </w:tc>
        <w:tc>
          <w:tcPr>
            <w:tcW w:w="1438" w:type="dxa"/>
            <w:vAlign w:val="bottom"/>
          </w:tcPr>
          <w:p w14:paraId="5B4CB3E8" w14:textId="5AD771FA" w:rsidR="00F930B3" w:rsidRDefault="00F930B3" w:rsidP="00F930B3">
            <w:r>
              <w:rPr>
                <w:rFonts w:ascii="Calibri" w:hAnsi="Calibri" w:cs="Calibri"/>
                <w:color w:val="000000"/>
                <w:sz w:val="22"/>
                <w:szCs w:val="22"/>
              </w:rPr>
              <w:t>14.0%</w:t>
            </w:r>
          </w:p>
        </w:tc>
        <w:tc>
          <w:tcPr>
            <w:tcW w:w="1438" w:type="dxa"/>
            <w:vAlign w:val="bottom"/>
          </w:tcPr>
          <w:p w14:paraId="289EBC46" w14:textId="163C6EE5" w:rsidR="00F930B3" w:rsidRDefault="00F930B3" w:rsidP="00F930B3">
            <w:r>
              <w:rPr>
                <w:rFonts w:ascii="Calibri" w:hAnsi="Calibri" w:cs="Calibri"/>
                <w:color w:val="000000"/>
                <w:sz w:val="22"/>
                <w:szCs w:val="22"/>
              </w:rPr>
              <w:t>14.6%</w:t>
            </w:r>
          </w:p>
        </w:tc>
      </w:tr>
      <w:tr w:rsidR="00F930B3" w14:paraId="5195B1ED" w14:textId="77777777" w:rsidTr="005A74F8">
        <w:tc>
          <w:tcPr>
            <w:tcW w:w="1439" w:type="dxa"/>
            <w:vAlign w:val="bottom"/>
          </w:tcPr>
          <w:p w14:paraId="426AE56E" w14:textId="77C45C99" w:rsidR="00F930B3" w:rsidRDefault="007E0224" w:rsidP="00F930B3">
            <w:r>
              <w:rPr>
                <w:rFonts w:ascii="Calibri" w:hAnsi="Calibri" w:cs="Calibri"/>
                <w:color w:val="000000"/>
                <w:sz w:val="22"/>
                <w:szCs w:val="22"/>
              </w:rPr>
              <w:t>Maternal Disability</w:t>
            </w:r>
          </w:p>
        </w:tc>
        <w:tc>
          <w:tcPr>
            <w:tcW w:w="1439" w:type="dxa"/>
            <w:vAlign w:val="bottom"/>
          </w:tcPr>
          <w:p w14:paraId="1C6E495B" w14:textId="1DB9FE6C" w:rsidR="00F930B3" w:rsidRDefault="00F930B3" w:rsidP="00F930B3">
            <w:r>
              <w:rPr>
                <w:rFonts w:ascii="Calibri" w:hAnsi="Calibri" w:cs="Calibri"/>
                <w:color w:val="000000"/>
                <w:sz w:val="22"/>
                <w:szCs w:val="22"/>
              </w:rPr>
              <w:t>0.0%</w:t>
            </w:r>
          </w:p>
        </w:tc>
        <w:tc>
          <w:tcPr>
            <w:tcW w:w="1438" w:type="dxa"/>
            <w:vAlign w:val="bottom"/>
          </w:tcPr>
          <w:p w14:paraId="19F07C03" w14:textId="0362268B" w:rsidR="00F930B3" w:rsidRDefault="00F930B3" w:rsidP="00F930B3">
            <w:r>
              <w:rPr>
                <w:rFonts w:ascii="Calibri" w:hAnsi="Calibri" w:cs="Calibri"/>
                <w:color w:val="000000"/>
                <w:sz w:val="22"/>
                <w:szCs w:val="22"/>
              </w:rPr>
              <w:t>0.2%</w:t>
            </w:r>
          </w:p>
        </w:tc>
        <w:tc>
          <w:tcPr>
            <w:tcW w:w="1438" w:type="dxa"/>
            <w:vAlign w:val="bottom"/>
          </w:tcPr>
          <w:p w14:paraId="39D24AC5" w14:textId="676D438A" w:rsidR="00F930B3" w:rsidRDefault="00F930B3" w:rsidP="00F930B3">
            <w:r>
              <w:rPr>
                <w:rFonts w:ascii="Calibri" w:hAnsi="Calibri" w:cs="Calibri"/>
                <w:color w:val="000000"/>
                <w:sz w:val="22"/>
                <w:szCs w:val="22"/>
              </w:rPr>
              <w:t>10.5%</w:t>
            </w:r>
          </w:p>
        </w:tc>
        <w:tc>
          <w:tcPr>
            <w:tcW w:w="1438" w:type="dxa"/>
            <w:vAlign w:val="bottom"/>
          </w:tcPr>
          <w:p w14:paraId="538B2C93" w14:textId="65C4E2F1" w:rsidR="00F930B3" w:rsidRDefault="00F930B3" w:rsidP="00F930B3">
            <w:r>
              <w:rPr>
                <w:rFonts w:ascii="Calibri" w:hAnsi="Calibri" w:cs="Calibri"/>
                <w:color w:val="000000"/>
                <w:sz w:val="22"/>
                <w:szCs w:val="22"/>
              </w:rPr>
              <w:t>8.8%</w:t>
            </w:r>
          </w:p>
        </w:tc>
        <w:tc>
          <w:tcPr>
            <w:tcW w:w="1438" w:type="dxa"/>
            <w:vAlign w:val="bottom"/>
          </w:tcPr>
          <w:p w14:paraId="1D39E868" w14:textId="4D432146" w:rsidR="00F930B3" w:rsidRDefault="00F930B3" w:rsidP="00F930B3">
            <w:r>
              <w:rPr>
                <w:rFonts w:ascii="Calibri" w:hAnsi="Calibri" w:cs="Calibri"/>
                <w:color w:val="000000"/>
                <w:sz w:val="22"/>
                <w:szCs w:val="22"/>
              </w:rPr>
              <w:t>9.0%</w:t>
            </w:r>
          </w:p>
        </w:tc>
      </w:tr>
      <w:tr w:rsidR="00F930B3" w14:paraId="5B616B3C" w14:textId="77777777" w:rsidTr="005A74F8">
        <w:tc>
          <w:tcPr>
            <w:tcW w:w="1439" w:type="dxa"/>
            <w:vAlign w:val="bottom"/>
          </w:tcPr>
          <w:p w14:paraId="76D7AA42" w14:textId="3F6D2D97" w:rsidR="00F930B3" w:rsidRDefault="007E0224" w:rsidP="00F930B3">
            <w:r>
              <w:rPr>
                <w:rFonts w:ascii="Calibri" w:hAnsi="Calibri" w:cs="Calibri"/>
                <w:color w:val="000000"/>
                <w:sz w:val="22"/>
                <w:szCs w:val="22"/>
              </w:rPr>
              <w:t>Child Bonding</w:t>
            </w:r>
          </w:p>
        </w:tc>
        <w:tc>
          <w:tcPr>
            <w:tcW w:w="1439" w:type="dxa"/>
            <w:vAlign w:val="bottom"/>
          </w:tcPr>
          <w:p w14:paraId="12630367" w14:textId="433FB936" w:rsidR="00F930B3" w:rsidRDefault="00F930B3" w:rsidP="00F930B3">
            <w:r>
              <w:rPr>
                <w:rFonts w:ascii="Calibri" w:hAnsi="Calibri" w:cs="Calibri"/>
                <w:color w:val="000000"/>
                <w:sz w:val="22"/>
                <w:szCs w:val="22"/>
              </w:rPr>
              <w:t>0.0%</w:t>
            </w:r>
          </w:p>
        </w:tc>
        <w:tc>
          <w:tcPr>
            <w:tcW w:w="1438" w:type="dxa"/>
            <w:vAlign w:val="bottom"/>
          </w:tcPr>
          <w:p w14:paraId="4AABAC06" w14:textId="7EB11D89" w:rsidR="00F930B3" w:rsidRDefault="00F930B3" w:rsidP="00F930B3">
            <w:r>
              <w:rPr>
                <w:rFonts w:ascii="Calibri" w:hAnsi="Calibri" w:cs="Calibri"/>
                <w:color w:val="000000"/>
                <w:sz w:val="22"/>
                <w:szCs w:val="22"/>
              </w:rPr>
              <w:t>2.4%</w:t>
            </w:r>
          </w:p>
        </w:tc>
        <w:tc>
          <w:tcPr>
            <w:tcW w:w="1438" w:type="dxa"/>
            <w:vAlign w:val="bottom"/>
          </w:tcPr>
          <w:p w14:paraId="36F33A5F" w14:textId="6BC71790" w:rsidR="00F930B3" w:rsidRDefault="00F930B3" w:rsidP="00F930B3">
            <w:r>
              <w:rPr>
                <w:rFonts w:ascii="Calibri" w:hAnsi="Calibri" w:cs="Calibri"/>
                <w:color w:val="000000"/>
                <w:sz w:val="22"/>
                <w:szCs w:val="22"/>
              </w:rPr>
              <w:t>2.8%</w:t>
            </w:r>
          </w:p>
        </w:tc>
        <w:tc>
          <w:tcPr>
            <w:tcW w:w="1438" w:type="dxa"/>
            <w:vAlign w:val="bottom"/>
          </w:tcPr>
          <w:p w14:paraId="2C132056" w14:textId="4FDFE6D3" w:rsidR="00F930B3" w:rsidRDefault="00F930B3" w:rsidP="00F930B3">
            <w:r>
              <w:rPr>
                <w:rFonts w:ascii="Calibri" w:hAnsi="Calibri" w:cs="Calibri"/>
                <w:color w:val="000000"/>
                <w:sz w:val="22"/>
                <w:szCs w:val="22"/>
              </w:rPr>
              <w:t>2.4%</w:t>
            </w:r>
          </w:p>
        </w:tc>
        <w:tc>
          <w:tcPr>
            <w:tcW w:w="1438" w:type="dxa"/>
            <w:vAlign w:val="bottom"/>
          </w:tcPr>
          <w:p w14:paraId="74CC4434" w14:textId="5BA6FBB3" w:rsidR="00F930B3" w:rsidRDefault="00F930B3" w:rsidP="00F930B3">
            <w:r>
              <w:rPr>
                <w:rFonts w:ascii="Calibri" w:hAnsi="Calibri" w:cs="Calibri"/>
                <w:color w:val="000000"/>
                <w:sz w:val="22"/>
                <w:szCs w:val="22"/>
              </w:rPr>
              <w:t>5.0%</w:t>
            </w:r>
          </w:p>
        </w:tc>
      </w:tr>
      <w:tr w:rsidR="00F930B3" w14:paraId="1F658E79" w14:textId="77777777" w:rsidTr="005A74F8">
        <w:tc>
          <w:tcPr>
            <w:tcW w:w="1439" w:type="dxa"/>
            <w:vAlign w:val="bottom"/>
          </w:tcPr>
          <w:p w14:paraId="435BCFD0" w14:textId="32C5CBBE" w:rsidR="00F930B3" w:rsidRDefault="007E0224" w:rsidP="00F930B3">
            <w:r>
              <w:rPr>
                <w:rFonts w:ascii="Calibri" w:hAnsi="Calibri" w:cs="Calibri"/>
                <w:color w:val="000000"/>
                <w:sz w:val="22"/>
                <w:szCs w:val="22"/>
              </w:rPr>
              <w:t>Ill Child</w:t>
            </w:r>
          </w:p>
        </w:tc>
        <w:tc>
          <w:tcPr>
            <w:tcW w:w="1439" w:type="dxa"/>
            <w:vAlign w:val="bottom"/>
          </w:tcPr>
          <w:p w14:paraId="663FC52F" w14:textId="622A1B8C" w:rsidR="00F930B3" w:rsidRDefault="00F930B3" w:rsidP="00F930B3">
            <w:r>
              <w:rPr>
                <w:rFonts w:ascii="Calibri" w:hAnsi="Calibri" w:cs="Calibri"/>
                <w:color w:val="000000"/>
                <w:sz w:val="22"/>
                <w:szCs w:val="22"/>
              </w:rPr>
              <w:t>0.0%</w:t>
            </w:r>
          </w:p>
        </w:tc>
        <w:tc>
          <w:tcPr>
            <w:tcW w:w="1438" w:type="dxa"/>
            <w:vAlign w:val="bottom"/>
          </w:tcPr>
          <w:p w14:paraId="3440316F" w14:textId="046FAEDE" w:rsidR="00F930B3" w:rsidRDefault="00F930B3" w:rsidP="00F930B3">
            <w:r>
              <w:rPr>
                <w:rFonts w:ascii="Calibri" w:hAnsi="Calibri" w:cs="Calibri"/>
                <w:color w:val="000000"/>
                <w:sz w:val="22"/>
                <w:szCs w:val="22"/>
              </w:rPr>
              <w:t>7.4%</w:t>
            </w:r>
          </w:p>
        </w:tc>
        <w:tc>
          <w:tcPr>
            <w:tcW w:w="1438" w:type="dxa"/>
            <w:vAlign w:val="bottom"/>
          </w:tcPr>
          <w:p w14:paraId="1DB5451F" w14:textId="4B94286E" w:rsidR="00F930B3" w:rsidRDefault="00F930B3" w:rsidP="00F930B3">
            <w:r>
              <w:rPr>
                <w:rFonts w:ascii="Calibri" w:hAnsi="Calibri" w:cs="Calibri"/>
                <w:color w:val="000000"/>
                <w:sz w:val="22"/>
                <w:szCs w:val="22"/>
              </w:rPr>
              <w:t>7.9%</w:t>
            </w:r>
          </w:p>
        </w:tc>
        <w:tc>
          <w:tcPr>
            <w:tcW w:w="1438" w:type="dxa"/>
            <w:vAlign w:val="bottom"/>
          </w:tcPr>
          <w:p w14:paraId="4E2968EA" w14:textId="0DDFDD21" w:rsidR="00F930B3" w:rsidRDefault="00F930B3" w:rsidP="00F930B3">
            <w:r>
              <w:rPr>
                <w:rFonts w:ascii="Calibri" w:hAnsi="Calibri" w:cs="Calibri"/>
                <w:color w:val="000000"/>
                <w:sz w:val="22"/>
                <w:szCs w:val="22"/>
              </w:rPr>
              <w:t>7.2%</w:t>
            </w:r>
          </w:p>
        </w:tc>
        <w:tc>
          <w:tcPr>
            <w:tcW w:w="1438" w:type="dxa"/>
            <w:vAlign w:val="bottom"/>
          </w:tcPr>
          <w:p w14:paraId="25AAAAC2" w14:textId="6032F44F" w:rsidR="00F930B3" w:rsidRDefault="00F930B3" w:rsidP="00F930B3">
            <w:r>
              <w:rPr>
                <w:rFonts w:ascii="Calibri" w:hAnsi="Calibri" w:cs="Calibri"/>
                <w:color w:val="000000"/>
                <w:sz w:val="22"/>
                <w:szCs w:val="22"/>
              </w:rPr>
              <w:t>15.9%</w:t>
            </w:r>
          </w:p>
        </w:tc>
      </w:tr>
      <w:tr w:rsidR="00F930B3" w14:paraId="2104DC83" w14:textId="77777777" w:rsidTr="005A74F8">
        <w:tc>
          <w:tcPr>
            <w:tcW w:w="1439" w:type="dxa"/>
            <w:vAlign w:val="bottom"/>
          </w:tcPr>
          <w:p w14:paraId="16178210" w14:textId="46215AB1" w:rsidR="00F930B3" w:rsidRDefault="007E0224" w:rsidP="00F930B3">
            <w:r>
              <w:rPr>
                <w:rFonts w:ascii="Calibri" w:hAnsi="Calibri" w:cs="Calibri"/>
                <w:color w:val="000000"/>
                <w:sz w:val="22"/>
                <w:szCs w:val="22"/>
              </w:rPr>
              <w:t>Ill S</w:t>
            </w:r>
            <w:r w:rsidR="00F930B3">
              <w:rPr>
                <w:rFonts w:ascii="Calibri" w:hAnsi="Calibri" w:cs="Calibri"/>
                <w:color w:val="000000"/>
                <w:sz w:val="22"/>
                <w:szCs w:val="22"/>
              </w:rPr>
              <w:t>pouse</w:t>
            </w:r>
          </w:p>
        </w:tc>
        <w:tc>
          <w:tcPr>
            <w:tcW w:w="1439" w:type="dxa"/>
            <w:vAlign w:val="bottom"/>
          </w:tcPr>
          <w:p w14:paraId="3D14E00F" w14:textId="4F1CE6C7" w:rsidR="00F930B3" w:rsidRDefault="00F930B3" w:rsidP="00F930B3">
            <w:r>
              <w:rPr>
                <w:rFonts w:ascii="Calibri" w:hAnsi="Calibri" w:cs="Calibri"/>
                <w:color w:val="000000"/>
                <w:sz w:val="22"/>
                <w:szCs w:val="22"/>
              </w:rPr>
              <w:t>0.0%</w:t>
            </w:r>
          </w:p>
        </w:tc>
        <w:tc>
          <w:tcPr>
            <w:tcW w:w="1438" w:type="dxa"/>
            <w:vAlign w:val="bottom"/>
          </w:tcPr>
          <w:p w14:paraId="1EE56BF1" w14:textId="22CE4BBE" w:rsidR="00F930B3" w:rsidRDefault="00F930B3" w:rsidP="00F930B3">
            <w:r>
              <w:rPr>
                <w:rFonts w:ascii="Calibri" w:hAnsi="Calibri" w:cs="Calibri"/>
                <w:color w:val="000000"/>
                <w:sz w:val="22"/>
                <w:szCs w:val="22"/>
              </w:rPr>
              <w:t>5.8%</w:t>
            </w:r>
          </w:p>
        </w:tc>
        <w:tc>
          <w:tcPr>
            <w:tcW w:w="1438" w:type="dxa"/>
            <w:vAlign w:val="bottom"/>
          </w:tcPr>
          <w:p w14:paraId="626AC501" w14:textId="5F3C7DA1" w:rsidR="00F930B3" w:rsidRDefault="00F930B3" w:rsidP="00F930B3">
            <w:r>
              <w:rPr>
                <w:rFonts w:ascii="Calibri" w:hAnsi="Calibri" w:cs="Calibri"/>
                <w:color w:val="000000"/>
                <w:sz w:val="22"/>
                <w:szCs w:val="22"/>
              </w:rPr>
              <w:t>4.7%</w:t>
            </w:r>
          </w:p>
        </w:tc>
        <w:tc>
          <w:tcPr>
            <w:tcW w:w="1438" w:type="dxa"/>
            <w:vAlign w:val="bottom"/>
          </w:tcPr>
          <w:p w14:paraId="3514AA01" w14:textId="2EAC7FE0" w:rsidR="00F930B3" w:rsidRDefault="00F930B3" w:rsidP="00F930B3">
            <w:r>
              <w:rPr>
                <w:rFonts w:ascii="Calibri" w:hAnsi="Calibri" w:cs="Calibri"/>
                <w:color w:val="000000"/>
                <w:sz w:val="22"/>
                <w:szCs w:val="22"/>
              </w:rPr>
              <w:t>4.2%</w:t>
            </w:r>
          </w:p>
        </w:tc>
        <w:tc>
          <w:tcPr>
            <w:tcW w:w="1438" w:type="dxa"/>
            <w:vAlign w:val="bottom"/>
          </w:tcPr>
          <w:p w14:paraId="74CABEC1" w14:textId="2AB28DEA" w:rsidR="00F930B3" w:rsidRDefault="00F930B3" w:rsidP="00F930B3">
            <w:r>
              <w:rPr>
                <w:rFonts w:ascii="Calibri" w:hAnsi="Calibri" w:cs="Calibri"/>
                <w:color w:val="000000"/>
                <w:sz w:val="22"/>
                <w:szCs w:val="22"/>
              </w:rPr>
              <w:t>9.9%</w:t>
            </w:r>
          </w:p>
        </w:tc>
      </w:tr>
      <w:tr w:rsidR="00F930B3" w14:paraId="5FF57F19" w14:textId="77777777" w:rsidTr="005A74F8">
        <w:tc>
          <w:tcPr>
            <w:tcW w:w="1439" w:type="dxa"/>
            <w:vAlign w:val="bottom"/>
          </w:tcPr>
          <w:p w14:paraId="528C64BB" w14:textId="15A6026E" w:rsidR="00F930B3" w:rsidRDefault="007E0224" w:rsidP="007E0224">
            <w:r>
              <w:rPr>
                <w:rFonts w:ascii="Calibri" w:hAnsi="Calibri" w:cs="Calibri"/>
                <w:color w:val="000000"/>
                <w:sz w:val="22"/>
                <w:szCs w:val="22"/>
              </w:rPr>
              <w:t>I</w:t>
            </w:r>
            <w:r w:rsidR="00F930B3">
              <w:rPr>
                <w:rFonts w:ascii="Calibri" w:hAnsi="Calibri" w:cs="Calibri"/>
                <w:color w:val="000000"/>
                <w:sz w:val="22"/>
                <w:szCs w:val="22"/>
              </w:rPr>
              <w:t>ll</w:t>
            </w:r>
            <w:r>
              <w:rPr>
                <w:rFonts w:ascii="Calibri" w:hAnsi="Calibri" w:cs="Calibri"/>
                <w:color w:val="000000"/>
                <w:sz w:val="22"/>
                <w:szCs w:val="22"/>
              </w:rPr>
              <w:t xml:space="preserve"> P</w:t>
            </w:r>
            <w:r w:rsidR="00F930B3">
              <w:rPr>
                <w:rFonts w:ascii="Calibri" w:hAnsi="Calibri" w:cs="Calibri"/>
                <w:color w:val="000000"/>
                <w:sz w:val="22"/>
                <w:szCs w:val="22"/>
              </w:rPr>
              <w:t>arent</w:t>
            </w:r>
          </w:p>
        </w:tc>
        <w:tc>
          <w:tcPr>
            <w:tcW w:w="1439" w:type="dxa"/>
            <w:vAlign w:val="bottom"/>
          </w:tcPr>
          <w:p w14:paraId="2BF11ED9" w14:textId="23F4297F" w:rsidR="00F930B3" w:rsidRDefault="00F930B3" w:rsidP="00F930B3">
            <w:r>
              <w:rPr>
                <w:rFonts w:ascii="Calibri" w:hAnsi="Calibri" w:cs="Calibri"/>
                <w:color w:val="000000"/>
                <w:sz w:val="22"/>
                <w:szCs w:val="22"/>
              </w:rPr>
              <w:t>0.0%</w:t>
            </w:r>
          </w:p>
        </w:tc>
        <w:tc>
          <w:tcPr>
            <w:tcW w:w="1438" w:type="dxa"/>
            <w:vAlign w:val="bottom"/>
          </w:tcPr>
          <w:p w14:paraId="6F013D49" w14:textId="68E8B9DC" w:rsidR="00F930B3" w:rsidRDefault="00F930B3" w:rsidP="00F930B3">
            <w:r>
              <w:rPr>
                <w:rFonts w:ascii="Calibri" w:hAnsi="Calibri" w:cs="Calibri"/>
                <w:color w:val="000000"/>
                <w:sz w:val="22"/>
                <w:szCs w:val="22"/>
              </w:rPr>
              <w:t>3.8%</w:t>
            </w:r>
          </w:p>
        </w:tc>
        <w:tc>
          <w:tcPr>
            <w:tcW w:w="1438" w:type="dxa"/>
            <w:vAlign w:val="bottom"/>
          </w:tcPr>
          <w:p w14:paraId="1D99142E" w14:textId="432F2D20" w:rsidR="00F930B3" w:rsidRDefault="00F930B3" w:rsidP="00F930B3">
            <w:r>
              <w:rPr>
                <w:rFonts w:ascii="Calibri" w:hAnsi="Calibri" w:cs="Calibri"/>
                <w:color w:val="000000"/>
                <w:sz w:val="22"/>
                <w:szCs w:val="22"/>
              </w:rPr>
              <w:t>4.3%</w:t>
            </w:r>
          </w:p>
        </w:tc>
        <w:tc>
          <w:tcPr>
            <w:tcW w:w="1438" w:type="dxa"/>
            <w:vAlign w:val="bottom"/>
          </w:tcPr>
          <w:p w14:paraId="14A7E987" w14:textId="03E2F64D" w:rsidR="00F930B3" w:rsidRDefault="00F930B3" w:rsidP="00F930B3">
            <w:r>
              <w:rPr>
                <w:rFonts w:ascii="Calibri" w:hAnsi="Calibri" w:cs="Calibri"/>
                <w:color w:val="000000"/>
                <w:sz w:val="22"/>
                <w:szCs w:val="22"/>
              </w:rPr>
              <w:t>3.7%</w:t>
            </w:r>
          </w:p>
        </w:tc>
        <w:tc>
          <w:tcPr>
            <w:tcW w:w="1438" w:type="dxa"/>
            <w:vAlign w:val="bottom"/>
          </w:tcPr>
          <w:p w14:paraId="08B69818" w14:textId="350F9B00" w:rsidR="00F930B3" w:rsidRDefault="00F930B3" w:rsidP="00F930B3">
            <w:r>
              <w:rPr>
                <w:rFonts w:ascii="Calibri" w:hAnsi="Calibri" w:cs="Calibri"/>
                <w:color w:val="000000"/>
                <w:sz w:val="22"/>
                <w:szCs w:val="22"/>
              </w:rPr>
              <w:t>8.0%</w:t>
            </w:r>
          </w:p>
        </w:tc>
      </w:tr>
    </w:tbl>
    <w:p w14:paraId="24A0E439" w14:textId="77777777" w:rsidR="00F930B3" w:rsidRPr="007B67A3" w:rsidRDefault="00F930B3" w:rsidP="004A1D5B">
      <w:pPr>
        <w:ind w:left="720"/>
      </w:pPr>
    </w:p>
    <w:p w14:paraId="2E796376" w14:textId="665820F9" w:rsidR="00DA5EB2" w:rsidRDefault="006A45B9">
      <w:r>
        <w:br w:type="page"/>
      </w:r>
    </w:p>
    <w:p w14:paraId="2C371DB7" w14:textId="21DEDE14" w:rsidR="00975EF8" w:rsidRDefault="007D6E54" w:rsidP="00EF442C">
      <w:pPr>
        <w:pStyle w:val="Heading1"/>
        <w:rPr>
          <w:rFonts w:cs="Times New Roman"/>
          <w:caps w:val="0"/>
          <w:sz w:val="30"/>
          <w:szCs w:val="30"/>
        </w:rPr>
      </w:pPr>
      <w:bookmarkStart w:id="119" w:name="_Toc522195003"/>
      <w:bookmarkStart w:id="120" w:name="_Toc522197577"/>
      <w:bookmarkStart w:id="121" w:name="_Toc522202094"/>
      <w:bookmarkStart w:id="122" w:name="_Toc522272226"/>
      <w:bookmarkStart w:id="123" w:name="_Toc522283592"/>
      <w:bookmarkStart w:id="124" w:name="_Toc23253939"/>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4"/>
      <w:bookmarkEnd w:id="15"/>
      <w:bookmarkEnd w:id="16"/>
      <w:bookmarkEnd w:id="17"/>
      <w:bookmarkEnd w:id="18"/>
      <w:bookmarkEnd w:id="19"/>
      <w:bookmarkEnd w:id="20"/>
      <w:bookmarkEnd w:id="21"/>
      <w:bookmarkEnd w:id="119"/>
      <w:bookmarkEnd w:id="120"/>
      <w:bookmarkEnd w:id="121"/>
      <w:bookmarkEnd w:id="122"/>
      <w:bookmarkEnd w:id="123"/>
      <w:r w:rsidR="00B92102">
        <w:rPr>
          <w:rFonts w:cs="Times New Roman"/>
          <w:caps w:val="0"/>
          <w:sz w:val="30"/>
          <w:szCs w:val="30"/>
        </w:rPr>
        <w:t>R Implementation</w:t>
      </w:r>
      <w:bookmarkEnd w:id="124"/>
    </w:p>
    <w:p w14:paraId="05B43DB8" w14:textId="77777777" w:rsidR="00562821" w:rsidRPr="00562821" w:rsidRDefault="00562821" w:rsidP="00562821"/>
    <w:p w14:paraId="2F18887B" w14:textId="0C719E2B"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D319FF">
        <w:t>Section 3.2 is devoted to the main simulation function and its arguments. Section</w:t>
      </w:r>
      <w:r w:rsidR="00491A94">
        <w:t xml:space="preserve"> 3.3</w:t>
      </w:r>
      <w:r w:rsidR="0091795A">
        <w:t>-3.7</w:t>
      </w:r>
      <w:r w:rsidR="00491A94">
        <w:t xml:space="preserve"> describes the </w:t>
      </w:r>
      <w:r w:rsidR="0091795A">
        <w:t xml:space="preserve">each of the 5 files devoted to a different </w:t>
      </w:r>
      <w:r w:rsidR="001225E5">
        <w:t>sub-</w:t>
      </w:r>
      <w:r w:rsidR="0091795A">
        <w:t xml:space="preserve">function: cleaning functions (3.3), pre-imputation (3.4), imputation (3.5), post-imputation (3.6), and output analysis </w:t>
      </w:r>
      <w:r w:rsidR="006D3CA1">
        <w:t>(3.7)</w:t>
      </w:r>
      <w:r w:rsidR="00D319FF">
        <w:t>.</w:t>
      </w:r>
      <w:r w:rsidR="006D3CA1">
        <w:t xml:space="preserve"> Section 3.8 provides a mapping of functions to model files. Section 3.9 concludes with some additional suggested reading.</w:t>
      </w:r>
    </w:p>
    <w:p w14:paraId="1924AEA5" w14:textId="172A3636" w:rsidR="00381E89" w:rsidRDefault="00381E89" w:rsidP="00381E89"/>
    <w:p w14:paraId="496E67AB" w14:textId="3641F0CA" w:rsidR="00BF016F" w:rsidRDefault="003A25BF" w:rsidP="00BF016F">
      <w:pPr>
        <w:pStyle w:val="Heading2"/>
      </w:pPr>
      <w:bookmarkStart w:id="125" w:name="_Toc23253940"/>
      <w:r>
        <w:t>3</w:t>
      </w:r>
      <w:r w:rsidR="000E18AB">
        <w:t>.1</w:t>
      </w:r>
      <w:r w:rsidR="003F11CF">
        <w:tab/>
      </w:r>
      <w:r w:rsidR="00B92102">
        <w:t>Overview of Code Structure</w:t>
      </w:r>
      <w:bookmarkEnd w:id="125"/>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66959BF3" w:rsidR="0029311E" w:rsidRPr="00FA2F94" w:rsidRDefault="001C7FDE" w:rsidP="00285E08">
      <w:pPr>
        <w:pStyle w:val="ListParagraph"/>
        <w:numPr>
          <w:ilvl w:val="0"/>
          <w:numId w:val="13"/>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 xml:space="preserve">leave taking behavior of individuals within the ACS based on the leave taking behavior of comparable individuals within the </w:t>
      </w:r>
      <w:r w:rsidR="006A70C7">
        <w:rPr>
          <w:color w:val="000000" w:themeColor="text1"/>
        </w:rPr>
        <w:t>FMLA survey</w:t>
      </w:r>
      <w:r w:rsidRPr="00FA2F94">
        <w:rPr>
          <w:color w:val="000000" w:themeColor="text1"/>
        </w:rPr>
        <w:t>.</w:t>
      </w:r>
      <w:r w:rsidR="009C61D2" w:rsidRPr="00FA2F94">
        <w:rPr>
          <w:color w:val="000000" w:themeColor="text1"/>
        </w:rPr>
        <w:t xml:space="preserve"> Because the sample size of the ACS is much larger than the </w:t>
      </w:r>
      <w:r w:rsidR="006A70C7">
        <w:rPr>
          <w:color w:val="000000" w:themeColor="text1"/>
        </w:rPr>
        <w:t>FMLA survey</w:t>
      </w:r>
      <w:r w:rsidR="009C61D2" w:rsidRPr="00FA2F94">
        <w:rPr>
          <w:color w:val="000000" w:themeColor="text1"/>
        </w:rPr>
        <w:t xml:space="preserve">,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285E08">
      <w:pPr>
        <w:pStyle w:val="ListParagraph"/>
        <w:numPr>
          <w:ilvl w:val="0"/>
          <w:numId w:val="13"/>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7A83F986"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 xml:space="preserve">Exhibit </w:t>
      </w:r>
      <w:r w:rsidR="0077258D">
        <w:rPr>
          <w:rFonts w:eastAsiaTheme="minorEastAsia"/>
        </w:rPr>
        <w:t>3</w:t>
      </w:r>
      <w:r>
        <w:rPr>
          <w:rFonts w:eastAsiaTheme="minorEastAsia"/>
        </w:rPr>
        <w:t>.</w:t>
      </w:r>
      <w:r>
        <w:t xml:space="preserve"> </w:t>
      </w:r>
      <w:r w:rsidR="00DD617E">
        <w:t>The user defines the state for whose population the model will simulate leave taking f</w:t>
      </w:r>
      <w:r w:rsidR="007152EC">
        <w:t>or. The model uses the observations in the ACS 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5BE299BE" w14:textId="4B886BF8" w:rsidR="002773F9" w:rsidRDefault="002773F9" w:rsidP="002E3E37"/>
    <w:p w14:paraId="0DF1D7FF" w14:textId="3F02AB1D" w:rsidR="002773F9" w:rsidRPr="00B725C7" w:rsidRDefault="002773F9" w:rsidP="002773F9">
      <w:pPr>
        <w:rPr>
          <w:rFonts w:ascii="Courier New" w:hAnsi="Courier New" w:cs="Courier New"/>
          <w:szCs w:val="20"/>
        </w:rPr>
      </w:pPr>
      <w:r>
        <w:t>The</w:t>
      </w:r>
      <w:r w:rsidRPr="00B725C7">
        <w:rPr>
          <w:rFonts w:ascii="Courier New" w:hAnsi="Courier New" w:cs="Courier New"/>
          <w:szCs w:val="20"/>
        </w:rPr>
        <w:t xml:space="preserve"> Example_Execution.R</w:t>
      </w:r>
      <w:r>
        <w:rPr>
          <w:rFonts w:ascii="Courier New" w:hAnsi="Courier New" w:cs="Courier New"/>
          <w:szCs w:val="20"/>
        </w:rPr>
        <w:t xml:space="preserve"> </w:t>
      </w:r>
      <w:r>
        <w:t xml:space="preserve">file is included as an example of a simulation execution. Users can use this as an example for writing their own simulation executions with customized parameters. Users can also execute a simulation via the GUI by running </w:t>
      </w:r>
      <w:r w:rsidRPr="002773F9">
        <w:rPr>
          <w:highlight w:val="yellow"/>
        </w:rPr>
        <w:t>[insert final GUI .exe name here]</w:t>
      </w:r>
      <w:r>
        <w:t>.</w:t>
      </w:r>
    </w:p>
    <w:p w14:paraId="4BA2ECF9" w14:textId="77777777" w:rsidR="002773F9" w:rsidRDefault="002773F9" w:rsidP="002E3E37"/>
    <w:p w14:paraId="350D3198" w14:textId="5D92F7B1" w:rsidR="00D86DB5" w:rsidRPr="00D86DB5" w:rsidRDefault="00D86DB5" w:rsidP="00D86DB5">
      <w:pPr>
        <w:jc w:val="center"/>
        <w:rPr>
          <w:b/>
        </w:rPr>
      </w:pPr>
      <w:bookmarkStart w:id="126" w:name="_Ref527725643"/>
      <w:bookmarkStart w:id="127" w:name="_Toc23253202"/>
      <w:r>
        <w:rPr>
          <w:noProof/>
        </w:rPr>
        <w:lastRenderedPageBreak/>
        <mc:AlternateContent>
          <mc:Choice Requires="wpg">
            <w:drawing>
              <wp:anchor distT="0" distB="0" distL="114300" distR="114300" simplePos="0" relativeHeight="251723782" behindDoc="0" locked="0" layoutInCell="1" allowOverlap="1" wp14:anchorId="404716C2" wp14:editId="74CDBAB5">
                <wp:simplePos x="0" y="0"/>
                <wp:positionH relativeFrom="margin">
                  <wp:posOffset>285750</wp:posOffset>
                </wp:positionH>
                <wp:positionV relativeFrom="paragraph">
                  <wp:posOffset>323850</wp:posOffset>
                </wp:positionV>
                <wp:extent cx="5305425" cy="48196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19650"/>
                          <a:chOff x="0" y="0"/>
                          <a:chExt cx="6356603" cy="5851525"/>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5B2022" w:rsidRPr="00D86DB5" w:rsidRDefault="005B2022"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5B2022" w:rsidRPr="00D86DB5" w:rsidRDefault="005B2022"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51525"/>
                            <a:chOff x="0" y="0"/>
                            <a:chExt cx="6334760" cy="5851525"/>
                          </a:xfrm>
                        </wpg:grpSpPr>
                        <wpg:grpSp>
                          <wpg:cNvPr id="46" name="Group 46"/>
                          <wpg:cNvGrpSpPr/>
                          <wpg:grpSpPr>
                            <a:xfrm>
                              <a:off x="0" y="0"/>
                              <a:ext cx="6334760" cy="5851525"/>
                              <a:chOff x="0" y="0"/>
                              <a:chExt cx="6334760" cy="5852840"/>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5B2022" w:rsidRPr="00D86DB5" w:rsidRDefault="005B2022"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5B2022" w:rsidRPr="00D86DB5" w:rsidRDefault="005B2022"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5B2022" w:rsidRPr="00D86DB5" w:rsidRDefault="005B2022"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5B2022" w:rsidRPr="00D86DB5" w:rsidRDefault="005B2022"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5B2022" w:rsidRPr="00D86DB5" w:rsidRDefault="005B2022"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5B2022" w:rsidRPr="00D86DB5" w:rsidRDefault="005B2022"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5B2022" w:rsidRPr="00D86DB5" w:rsidRDefault="005B2022"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5B2022" w:rsidRPr="00D86DB5" w:rsidRDefault="005B2022"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5B2022" w:rsidRPr="00D86DB5" w:rsidRDefault="005B2022"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5B2022" w:rsidRPr="00D86DB5" w:rsidRDefault="005B2022"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5B2022" w:rsidRPr="00D86DB5" w:rsidRDefault="005B2022"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5B2022" w:rsidRPr="00D86DB5" w:rsidRDefault="005B2022"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55711" y="5050510"/>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5B2022" w:rsidRPr="00D86DB5" w:rsidRDefault="005B2022"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5B2022" w:rsidRPr="00D86DB5" w:rsidRDefault="005B2022"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wps:spPr>
                            <a:xfrm>
                              <a:off x="4827181" y="4199860"/>
                              <a:ext cx="45719" cy="8080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40403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10A698" w14:textId="77777777" w:rsidR="005B2022" w:rsidRPr="00D86DB5" w:rsidRDefault="005B2022"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79.5pt;z-index:251723782;mso-position-horizontal-relative:margin;mso-width-relative:margin;mso-height-relative:margin" coordsize="63566,5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5B2022" w:rsidRPr="00D86DB5" w:rsidRDefault="005B2022"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5B2022" w:rsidRPr="00D86DB5" w:rsidRDefault="005B2022"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515" coordsize="63347,5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515" coordsize="63347,5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5B2022" w:rsidRPr="00D86DB5" w:rsidRDefault="005B2022"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5B2022" w:rsidRPr="00D86DB5" w:rsidRDefault="005B2022"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5B2022" w:rsidRPr="00D86DB5" w:rsidRDefault="005B2022"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5B2022" w:rsidRPr="00D86DB5" w:rsidRDefault="005B2022"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5B2022" w:rsidRPr="00D86DB5" w:rsidRDefault="005B2022"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5B2022" w:rsidRPr="00D86DB5" w:rsidRDefault="005B2022"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5B2022" w:rsidRPr="00D86DB5" w:rsidRDefault="005B2022"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5B2022" w:rsidRPr="00D86DB5" w:rsidRDefault="005B2022"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5B2022" w:rsidRPr="00D86DB5" w:rsidRDefault="005B2022"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5B2022" w:rsidRPr="00D86DB5" w:rsidRDefault="005B2022"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5B2022" w:rsidRPr="00D86DB5" w:rsidRDefault="005B2022"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5B2022" w:rsidRPr="00D86DB5" w:rsidRDefault="005B2022"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557;top:50505;width:29342;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5B2022" w:rsidRPr="00D86DB5" w:rsidRDefault="005B2022"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5B2022" w:rsidRPr="00D86DB5" w:rsidRDefault="005B2022"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458;height:8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4C10A698" w14:textId="77777777" w:rsidR="005B2022" w:rsidRPr="00D86DB5" w:rsidRDefault="005B2022"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00BC72C9">
        <w:rPr>
          <w:b/>
          <w:noProof/>
        </w:rPr>
        <w:t>3</w:t>
      </w:r>
      <w:r w:rsidRPr="00D86DB5">
        <w:rPr>
          <w:b/>
          <w:noProof/>
        </w:rPr>
        <w:fldChar w:fldCharType="end"/>
      </w:r>
      <w:bookmarkEnd w:id="126"/>
      <w:r w:rsidRPr="00D86DB5">
        <w:rPr>
          <w:b/>
        </w:rPr>
        <w:t>: Overview of R Code Structure</w:t>
      </w:r>
      <w:bookmarkEnd w:id="127"/>
    </w:p>
    <w:p w14:paraId="15BFC36F" w14:textId="41DA96C2" w:rsidR="002E3E37" w:rsidRDefault="002E3E37" w:rsidP="002E3E37"/>
    <w:p w14:paraId="3E1E8FE7" w14:textId="4F05DCB9" w:rsidR="007E6B41" w:rsidRDefault="0045156A" w:rsidP="007C25D9">
      <w:pPr>
        <w:rPr>
          <w:rFonts w:eastAsia="Arial"/>
        </w:rPr>
      </w:pPr>
      <w:r>
        <w:t>The</w:t>
      </w:r>
      <w:r w:rsidR="000742BA">
        <w:t xml:space="preserve"> </w:t>
      </w:r>
      <w:r w:rsidR="000742BA" w:rsidRPr="00FA2F94">
        <w:rPr>
          <w:rFonts w:ascii="Courier New" w:hAnsi="Courier New" w:cs="Courier New"/>
        </w:rPr>
        <w:t>0_master_execution_function.R</w:t>
      </w:r>
      <w:r>
        <w:t xml:space="preserve"> </w:t>
      </w:r>
      <w:r w:rsidR="000742BA">
        <w:t xml:space="preserve">file contains the </w:t>
      </w:r>
      <w:r w:rsidR="000742BA">
        <w:rPr>
          <w:rStyle w:val="BodyTextChar"/>
        </w:rPr>
        <w:t>policy_simulation()</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a number of different operations</w:t>
      </w:r>
      <w:r w:rsidR="004E0DE9">
        <w:rPr>
          <w:rFonts w:eastAsia="Arial"/>
        </w:rPr>
        <w:t xml:space="preserve">. Those subfunctions are contained within separate files, which group them into four </w:t>
      </w:r>
      <w:r w:rsidR="00D43839">
        <w:rPr>
          <w:rFonts w:eastAsia="Arial"/>
        </w:rPr>
        <w:t>general</w:t>
      </w:r>
      <w:r w:rsidR="004E0DE9">
        <w:rPr>
          <w:rFonts w:eastAsia="Arial"/>
        </w:rPr>
        <w:t xml:space="preserve"> categories:</w:t>
      </w:r>
      <w:r w:rsidR="001D21A7">
        <w:rPr>
          <w:rFonts w:eastAsia="Arial"/>
        </w:rPr>
        <w:t xml:space="preserve"> </w:t>
      </w:r>
    </w:p>
    <w:p w14:paraId="3491FF2E" w14:textId="77777777" w:rsidR="000742BA" w:rsidRDefault="000742BA" w:rsidP="007C25D9">
      <w:pPr>
        <w:rPr>
          <w:rFonts w:eastAsia="Arial"/>
        </w:rPr>
      </w:pPr>
    </w:p>
    <w:p w14:paraId="2B95E03C" w14:textId="2C73D247"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t>1_cleaning_functions.R</w:t>
      </w:r>
      <w:r>
        <w:t xml:space="preserve"> </w:t>
      </w:r>
      <w:r w:rsidR="00D934D9">
        <w:t>contains</w:t>
      </w:r>
      <w:r>
        <w:t xml:space="preserve"> functions to load </w:t>
      </w:r>
      <w:r w:rsidR="00D934D9">
        <w:t xml:space="preserve">the </w:t>
      </w:r>
      <w:r>
        <w:t xml:space="preserve">input </w:t>
      </w:r>
      <w:r w:rsidR="00FB6D35">
        <w:t>CPS/ACS/</w:t>
      </w:r>
      <w:r w:rsidR="006A70C7">
        <w:t>FMLA survey</w:t>
      </w:r>
      <w:r w:rsidR="00FB6D35">
        <w:t xml:space="preserve"> </w:t>
      </w:r>
      <w:r>
        <w:t>data sets, create the necessary variables for the simulation, and save clean</w:t>
      </w:r>
      <w:r w:rsidR="00D934D9">
        <w:t>ed versions of the</w:t>
      </w:r>
      <w:r>
        <w:t xml:space="preserve"> datasets for use in the simulation. </w:t>
      </w:r>
      <w:r w:rsidR="00D43839">
        <w:t xml:space="preserve">These are parameter independent, and are not called by </w:t>
      </w:r>
      <w:r w:rsidR="00D43839" w:rsidRPr="00D43839">
        <w:rPr>
          <w:rStyle w:val="BodyTextChar"/>
        </w:rPr>
        <w:t>policy_simulation()</w:t>
      </w:r>
      <w:r w:rsidR="00D43839">
        <w:t xml:space="preserve"> by default. Rather, </w:t>
      </w:r>
      <w:r w:rsidR="00D43839" w:rsidRPr="00D43839">
        <w:rPr>
          <w:rStyle w:val="BodyTextChar"/>
        </w:rPr>
        <w:t>policy_simulation()</w:t>
      </w:r>
      <w:r w:rsidR="00D43839">
        <w:t xml:space="preserve"> defaults to loading the pre-cleaned datasets that are the output of these functions, saved as R dataframes in the “R dataframes” subfolder.</w:t>
      </w:r>
    </w:p>
    <w:p w14:paraId="2FC822F5" w14:textId="17F8FCA2" w:rsidR="007E6B41" w:rsidRPr="007E6B41" w:rsidRDefault="007E6B41" w:rsidP="00285E08">
      <w:pPr>
        <w:pStyle w:val="ListParagraph"/>
        <w:numPr>
          <w:ilvl w:val="0"/>
          <w:numId w:val="6"/>
        </w:numPr>
      </w:pPr>
      <w:r w:rsidRPr="007E6B41">
        <w:rPr>
          <w:rFonts w:ascii="Courier New" w:hAnsi="Courier New" w:cs="Courier New"/>
        </w:rPr>
        <w:t>2_pre_impute_functions.R</w:t>
      </w:r>
      <w:r>
        <w:t xml:space="preserve"> </w:t>
      </w:r>
      <w:r w:rsidR="00D934D9">
        <w:t>contains</w:t>
      </w:r>
      <w:r>
        <w:t xml:space="preserve"> functions to prepare the </w:t>
      </w:r>
      <w:r w:rsidR="006A70C7">
        <w:t>FMLA survey</w:t>
      </w:r>
      <w:r>
        <w:t xml:space="preserve"> data s</w:t>
      </w:r>
      <w:r w:rsidR="00D43839">
        <w:t xml:space="preserve">et for imputation into ACS. </w:t>
      </w:r>
      <w:r w:rsidR="00D86DB5">
        <w:t>These functions differ from the cleaning functions above in that user parameters can modify how these functions work.</w:t>
      </w:r>
    </w:p>
    <w:p w14:paraId="2BF1DD95" w14:textId="0E72365A" w:rsidR="007E6B41" w:rsidRPr="007E6B41" w:rsidRDefault="007E6B41" w:rsidP="00285E08">
      <w:pPr>
        <w:pStyle w:val="ListParagraph"/>
        <w:numPr>
          <w:ilvl w:val="0"/>
          <w:numId w:val="6"/>
        </w:numPr>
        <w:rPr>
          <w:rFonts w:ascii="Courier New" w:hAnsi="Courier New" w:cs="Courier New"/>
        </w:rPr>
      </w:pPr>
      <w:r w:rsidRPr="007E6B41">
        <w:rPr>
          <w:rFonts w:ascii="Courier New" w:hAnsi="Courier New" w:cs="Courier New"/>
        </w:rPr>
        <w:lastRenderedPageBreak/>
        <w:t>3_impute_functions.R</w:t>
      </w:r>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w:t>
      </w:r>
      <w:r w:rsidR="006A70C7">
        <w:t>FMLA survey</w:t>
      </w:r>
      <w:r w:rsidR="00FB6D35">
        <w:t xml:space="preserve"> data set into </w:t>
      </w:r>
      <w:r w:rsidR="001B6D32">
        <w:t xml:space="preserve">the selected state’s </w:t>
      </w:r>
      <w:r w:rsidR="00FB6D35" w:rsidRPr="00FB6D35">
        <w:t>ACS.</w:t>
      </w:r>
      <w:r w:rsidR="00FB6D35">
        <w:t xml:space="preserve"> Functions defining a wide variety of different imputation methods are included in this file, allowing the user to specify which method to use.</w:t>
      </w:r>
    </w:p>
    <w:p w14:paraId="78CE6907" w14:textId="54AA91C8" w:rsidR="007E6B41" w:rsidRPr="00FB6D35" w:rsidRDefault="007E6B41" w:rsidP="00285E08">
      <w:pPr>
        <w:pStyle w:val="ListParagraph"/>
        <w:numPr>
          <w:ilvl w:val="0"/>
          <w:numId w:val="6"/>
        </w:numPr>
        <w:rPr>
          <w:rFonts w:ascii="Courier New" w:hAnsi="Courier New" w:cs="Courier New"/>
        </w:rPr>
      </w:pPr>
      <w:r w:rsidRPr="00FB6D35">
        <w:rPr>
          <w:rFonts w:ascii="Courier New" w:hAnsi="Courier New" w:cs="Courier New"/>
        </w:rPr>
        <w:t>4_post_impute_functions.R</w:t>
      </w:r>
      <w:r>
        <w:t xml:space="preserve"> </w:t>
      </w:r>
      <w:r w:rsidR="00D934D9">
        <w:t>contain</w:t>
      </w:r>
      <w:r w:rsidR="004E0DE9">
        <w:t>s</w:t>
      </w:r>
      <w:r>
        <w:t xml:space="preserve"> </w:t>
      </w:r>
      <w:r w:rsidR="00FB6D35">
        <w:t xml:space="preserve">functions that </w:t>
      </w:r>
      <w:r w:rsidR="004071F5">
        <w:t>simulate</w:t>
      </w:r>
      <w:r w:rsidR="009B425D">
        <w:t xml:space="preserve">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39AC8E84" w:rsidR="002E3E37" w:rsidRPr="009B425D" w:rsidRDefault="001D21A7" w:rsidP="007C25D9">
      <w:pPr>
        <w:rPr>
          <w:rFonts w:ascii="Courier New" w:hAnsi="Courier New" w:cs="Courier New"/>
        </w:rPr>
      </w:pPr>
      <w:r>
        <w:rPr>
          <w:rFonts w:eastAsia="Arial"/>
        </w:rPr>
        <w:t>The final output of the simulation model is a modified version of the input ACS data set</w:t>
      </w:r>
      <w:r w:rsidR="00CF6F3A">
        <w:rPr>
          <w:rFonts w:eastAsia="Arial"/>
        </w:rPr>
        <w:t xml:space="preserve"> (if the parameter </w:t>
      </w:r>
      <w:r w:rsidR="00CF6F3A" w:rsidRPr="00CF6F3A">
        <w:rPr>
          <w:rStyle w:val="BodyTextChar"/>
        </w:rPr>
        <w:t>saveCSV=TRUE</w:t>
      </w:r>
      <w:r w:rsidR="00CF6F3A">
        <w:rPr>
          <w:rFonts w:eastAsia="Arial"/>
        </w:rPr>
        <w:t>)</w:t>
      </w:r>
      <w:r>
        <w:rPr>
          <w:rFonts w:eastAsia="Arial"/>
        </w:rPr>
        <w:t xml:space="preserve">, with additional variables added to represent leave-taking and program participation behavior. </w:t>
      </w:r>
      <w:r w:rsidR="007E6B41">
        <w:rPr>
          <w:rFonts w:eastAsia="Arial"/>
        </w:rPr>
        <w:t>The</w:t>
      </w:r>
      <w:r w:rsidR="009B425D">
        <w:rPr>
          <w:rFonts w:eastAsia="Arial"/>
        </w:rPr>
        <w:t xml:space="preserve"> final .R file, </w:t>
      </w:r>
      <w:r w:rsidR="009B425D" w:rsidRPr="00FD24E0">
        <w:rPr>
          <w:rFonts w:ascii="Courier New" w:hAnsi="Courier New" w:cs="Courier New"/>
        </w:rPr>
        <w:t>5_output_analysis_functions.R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45286BC"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w:t>
      </w:r>
      <w:r w:rsidR="0077258D">
        <w:t>4</w:t>
      </w:r>
      <w:r w:rsidR="00D719C1">
        <w:t xml:space="preserve">. </w:t>
      </w:r>
      <w:r>
        <w:t xml:space="preserve">An example execution file is demonstrated in the </w:t>
      </w:r>
      <w:r w:rsidRPr="009B425D">
        <w:rPr>
          <w:rStyle w:val="BodyTextChar"/>
        </w:rPr>
        <w:t>TEST_execution.R</w:t>
      </w:r>
      <w:r w:rsidR="004C61DF">
        <w:rPr>
          <w:rFonts w:eastAsia="Arial"/>
        </w:rPr>
        <w:t xml:space="preserve"> file included with this</w:t>
      </w:r>
      <w:r w:rsidRPr="009B425D">
        <w:rPr>
          <w:rFonts w:eastAsia="Arial"/>
        </w:rPr>
        <w:t xml:space="preserve"> model.</w:t>
      </w:r>
    </w:p>
    <w:p w14:paraId="0E0B79FF" w14:textId="79458969" w:rsidR="00470D82" w:rsidRDefault="00470D82">
      <w:pPr>
        <w:rPr>
          <w:b/>
          <w:bCs/>
          <w:szCs w:val="18"/>
        </w:rPr>
      </w:pPr>
    </w:p>
    <w:p w14:paraId="2F1946D8" w14:textId="1E83B0AD" w:rsidR="00381E89" w:rsidRDefault="009D4A70" w:rsidP="00470D82">
      <w:pPr>
        <w:pStyle w:val="Caption"/>
      </w:pPr>
      <w:bookmarkStart w:id="128" w:name="_Toc23253203"/>
      <w:r>
        <w:rPr>
          <w:noProof/>
        </w:rPr>
        <mc:AlternateContent>
          <mc:Choice Requires="wpg">
            <w:drawing>
              <wp:anchor distT="0" distB="0" distL="114300" distR="114300" simplePos="0" relativeHeight="251692038" behindDoc="0" locked="0" layoutInCell="1" allowOverlap="1" wp14:anchorId="4A252EB4" wp14:editId="61FD0BC9">
                <wp:simplePos x="0" y="0"/>
                <wp:positionH relativeFrom="margin">
                  <wp:align>center</wp:align>
                </wp:positionH>
                <wp:positionV relativeFrom="paragraph">
                  <wp:posOffset>334956</wp:posOffset>
                </wp:positionV>
                <wp:extent cx="3552825" cy="2600325"/>
                <wp:effectExtent l="0" t="0" r="28575" b="28575"/>
                <wp:wrapTopAndBottom/>
                <wp:docPr id="22" name="Group 22"/>
                <wp:cNvGraphicFramePr/>
                <a:graphic xmlns:a="http://schemas.openxmlformats.org/drawingml/2006/main">
                  <a:graphicData uri="http://schemas.microsoft.com/office/word/2010/wordprocessingGroup">
                    <wpg:wgp>
                      <wpg:cNvGrpSpPr/>
                      <wpg:grpSpPr>
                        <a:xfrm>
                          <a:off x="0" y="0"/>
                          <a:ext cx="3552825" cy="2600326"/>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5B2022" w:rsidRPr="00D86DB5" w:rsidRDefault="005B2022"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5B2022" w:rsidRPr="00D86DB5" w:rsidRDefault="005B2022"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5B2022" w:rsidRPr="00D86DB5" w:rsidRDefault="005B2022"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5B2022" w:rsidRPr="00D86DB5" w:rsidRDefault="005B2022"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5B2022" w:rsidRPr="00D86DB5" w:rsidRDefault="005B2022"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5B2022" w:rsidRPr="00D86DB5" w:rsidRDefault="005B2022"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5B2022" w:rsidRPr="00D86DB5" w:rsidRDefault="005B2022"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5B2022" w:rsidRPr="00D86DB5" w:rsidRDefault="005B2022"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5B2022" w:rsidRPr="00D86DB5" w:rsidRDefault="005B2022"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0;margin-top:26.35pt;width:279.75pt;height:204.75pt;z-index:251692038;mso-position-horizontal:center;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5B2022" w:rsidRPr="00D86DB5" w:rsidRDefault="005B2022"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5B2022" w:rsidRPr="00D86DB5" w:rsidRDefault="005B2022"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5B2022" w:rsidRPr="00D86DB5" w:rsidRDefault="005B2022"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5B2022" w:rsidRPr="00D86DB5" w:rsidRDefault="005B2022"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5B2022" w:rsidRPr="00D86DB5" w:rsidRDefault="005B2022"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5B2022" w:rsidRPr="00D86DB5" w:rsidRDefault="005B2022"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5B2022" w:rsidRPr="00D86DB5" w:rsidRDefault="005B2022"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5B2022" w:rsidRPr="00D86DB5" w:rsidRDefault="005B2022"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5B2022" w:rsidRPr="00D86DB5" w:rsidRDefault="005B2022"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BC72C9">
        <w:rPr>
          <w:noProof/>
        </w:rPr>
        <w:t>4</w:t>
      </w:r>
      <w:r w:rsidR="004E0DE9">
        <w:rPr>
          <w:noProof/>
        </w:rPr>
        <w:fldChar w:fldCharType="end"/>
      </w:r>
      <w:r w:rsidR="00470D82">
        <w:t>. R Model Execution Diagram</w:t>
      </w:r>
      <w:bookmarkEnd w:id="128"/>
    </w:p>
    <w:p w14:paraId="6C3DE636" w14:textId="1735DCA1"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Albelda/Clayton-Matthews microsimulation model (ACM)</w:t>
      </w:r>
      <w:r w:rsidR="00C865FC">
        <w:rPr>
          <w:rStyle w:val="FootnoteReference"/>
        </w:rPr>
        <w:footnoteReference w:id="11"/>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01BF4323" w:rsidR="00C865FC" w:rsidRDefault="00C865FC" w:rsidP="00285E08">
      <w:pPr>
        <w:pStyle w:val="ListParagraph"/>
        <w:numPr>
          <w:ilvl w:val="0"/>
          <w:numId w:val="14"/>
        </w:numPr>
      </w:pPr>
      <w:r>
        <w:t xml:space="preserve">The ACM model hard-codes a probabilistic logit model to impute variables </w:t>
      </w:r>
      <w:r w:rsidR="00D86DB5">
        <w:t>in ACS using data from</w:t>
      </w:r>
      <w:r w:rsidR="00CF6F3A">
        <w:t xml:space="preserve"> the</w:t>
      </w:r>
      <w:r>
        <w:t xml:space="preserve"> FMLA</w:t>
      </w:r>
      <w:r w:rsidR="00CF6F3A">
        <w:t xml:space="preserve"> survey</w:t>
      </w:r>
      <w:r>
        <w:t>. We have built in a modular imputation structure that allows for different imputation methods and different independent variables to be used for this imputation.</w:t>
      </w:r>
    </w:p>
    <w:p w14:paraId="2546CA26" w14:textId="547B76A9" w:rsidR="00C865FC" w:rsidRDefault="00C865FC" w:rsidP="00285E08">
      <w:pPr>
        <w:pStyle w:val="ListParagraph"/>
        <w:numPr>
          <w:ilvl w:val="0"/>
          <w:numId w:val="14"/>
        </w:numPr>
      </w:pPr>
      <w:r>
        <w:lastRenderedPageBreak/>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p>
    <w:p w14:paraId="1F841B92" w14:textId="77777777" w:rsidR="001B6D32" w:rsidRDefault="001B6D32" w:rsidP="001B6D32">
      <w:pPr>
        <w:pStyle w:val="ListParagraph"/>
      </w:pPr>
    </w:p>
    <w:p w14:paraId="227BBA2F" w14:textId="59588B9E" w:rsidR="002278D3" w:rsidRDefault="00470D82" w:rsidP="002278D3">
      <w:pPr>
        <w:pStyle w:val="Heading2"/>
      </w:pPr>
      <w:bookmarkStart w:id="129" w:name="_Toc23253941"/>
      <w:r>
        <w:t>3</w:t>
      </w:r>
      <w:r w:rsidR="00CD62E7">
        <w:t>.2</w:t>
      </w:r>
      <w:r w:rsidR="002278D3">
        <w:tab/>
      </w:r>
      <w:r w:rsidR="00425E3F">
        <w:t>Main Simulation Function</w:t>
      </w:r>
      <w:bookmarkEnd w:id="129"/>
    </w:p>
    <w:p w14:paraId="1E47BA66" w14:textId="38BC2C40" w:rsidR="00B00BA7" w:rsidRDefault="00B00BA7" w:rsidP="002278D3">
      <w:pPr>
        <w:autoSpaceDE w:val="0"/>
        <w:autoSpaceDN w:val="0"/>
        <w:adjustRightInd w:val="0"/>
      </w:pPr>
    </w:p>
    <w:p w14:paraId="4E4835E2" w14:textId="0EC098B4" w:rsidR="00EB332C" w:rsidRDefault="00900E6F" w:rsidP="002278D3">
      <w:pPr>
        <w:autoSpaceDE w:val="0"/>
        <w:autoSpaceDN w:val="0"/>
        <w:adjustRightInd w:val="0"/>
      </w:pPr>
      <w:r>
        <w:t xml:space="preserve">The main function to run </w:t>
      </w:r>
      <w:r w:rsidR="007825E9">
        <w:t>a simulation</w:t>
      </w:r>
      <w:r>
        <w:t xml:space="preserve"> is </w:t>
      </w:r>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cy_simulation()</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w:t>
      </w:r>
      <w:r w:rsidR="005F67CA">
        <w:fldChar w:fldCharType="begin"/>
      </w:r>
      <w:r w:rsidR="005F67CA">
        <w:instrText xml:space="preserve"> REF _Ref528665995 \h </w:instrText>
      </w:r>
      <w:r w:rsidR="005F67CA">
        <w:fldChar w:fldCharType="separate"/>
      </w:r>
      <w:r w:rsidR="00BC72C9" w:rsidRPr="00285C1F">
        <w:t xml:space="preserve">Exhibit </w:t>
      </w:r>
      <w:r w:rsidR="00BC72C9">
        <w:rPr>
          <w:noProof/>
        </w:rPr>
        <w:t>5</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r w:rsidR="00C92FE5">
        <w:t xml:space="preserve"> 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each individual</w:t>
      </w:r>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5F8E76E0" w:rsidR="00230BD2" w:rsidRPr="005F4154" w:rsidRDefault="00230BD2" w:rsidP="00230BD2">
      <w:pPr>
        <w:pStyle w:val="Caption"/>
        <w:keepNext/>
        <w:rPr>
          <w:b w:val="0"/>
        </w:rPr>
      </w:pPr>
      <w:bookmarkStart w:id="130" w:name="_Ref528665995"/>
      <w:bookmarkStart w:id="131" w:name="_Toc23253204"/>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5</w:t>
      </w:r>
      <w:r w:rsidRPr="00285C1F">
        <w:rPr>
          <w:noProof/>
        </w:rPr>
        <w:fldChar w:fldCharType="end"/>
      </w:r>
      <w:bookmarkEnd w:id="130"/>
      <w:r w:rsidRPr="00285C1F">
        <w:t xml:space="preserve">: </w:t>
      </w:r>
      <w:r w:rsidR="00C92FE5">
        <w:t>Summary of Input Arguments</w:t>
      </w:r>
      <w:r>
        <w:t xml:space="preserve"> to </w:t>
      </w:r>
      <w:r w:rsidRPr="00230BD2">
        <w:rPr>
          <w:rFonts w:ascii="Courier New" w:hAnsi="Courier New" w:cs="Courier New"/>
        </w:rPr>
        <w:t>policy_simulation()</w:t>
      </w:r>
      <w:r>
        <w:t xml:space="preserve"> </w:t>
      </w:r>
      <w:r w:rsidR="00C92FE5">
        <w:t>F</w:t>
      </w:r>
      <w:r>
        <w:t>unction</w:t>
      </w:r>
      <w:bookmarkEnd w:id="131"/>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r>
              <w:rPr>
                <w:rFonts w:cs="Courier New"/>
                <w:color w:val="000000"/>
                <w:szCs w:val="20"/>
              </w:rPr>
              <w:t>impute_method</w:t>
            </w:r>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05790B11"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sidR="006A70C7">
              <w:rPr>
                <w:rFonts w:ascii="Times New Roman" w:hAnsi="Times New Roman"/>
                <w:color w:val="000000"/>
                <w:szCs w:val="20"/>
              </w:rPr>
              <w:t>FMLA survey</w:t>
            </w:r>
            <w:r>
              <w:rPr>
                <w:rFonts w:ascii="Times New Roman" w:hAnsi="Times New Roman"/>
                <w:color w:val="000000"/>
                <w:szCs w:val="20"/>
              </w:rPr>
              <w:t xml:space="preserve">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r w:rsidRPr="00C92FE5">
              <w:rPr>
                <w:rFonts w:cs="Courier New"/>
                <w:color w:val="000000"/>
                <w:szCs w:val="20"/>
              </w:rPr>
              <w:t>xvars</w:t>
            </w:r>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xvars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r w:rsidRPr="00C92FE5">
              <w:rPr>
                <w:rFonts w:cs="Courier New"/>
                <w:color w:val="000000"/>
                <w:szCs w:val="20"/>
              </w:rPr>
              <w:t>leaveprogram</w:t>
            </w:r>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r w:rsidRPr="00C92FE5">
              <w:rPr>
                <w:rFonts w:cs="Courier New"/>
                <w:color w:val="000000"/>
                <w:szCs w:val="20"/>
              </w:rPr>
              <w:t>base_bene_level</w:t>
            </w:r>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r w:rsidRPr="00C92FE5">
              <w:rPr>
                <w:rFonts w:cs="Courier New"/>
                <w:color w:val="000000"/>
                <w:szCs w:val="20"/>
              </w:rPr>
              <w:t>bene_effect</w:t>
            </w:r>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r w:rsidRPr="00C92FE5">
              <w:rPr>
                <w:rFonts w:cs="Courier New"/>
                <w:color w:val="000000"/>
                <w:szCs w:val="20"/>
              </w:rPr>
              <w:t>topoff_rate</w:t>
            </w:r>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r w:rsidRPr="00C92FE5">
              <w:rPr>
                <w:rFonts w:cs="Courier New"/>
                <w:color w:val="000000"/>
                <w:szCs w:val="20"/>
              </w:rPr>
              <w:t>topoff_min_length</w:t>
            </w:r>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r w:rsidRPr="00C92FE5">
              <w:rPr>
                <w:rFonts w:cs="Courier New"/>
                <w:color w:val="000000"/>
                <w:szCs w:val="20"/>
              </w:rPr>
              <w:t>dependent_allow</w:t>
            </w:r>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r w:rsidRPr="00C92FE5">
              <w:rPr>
                <w:rFonts w:cs="Courier New"/>
                <w:color w:val="000000"/>
                <w:szCs w:val="20"/>
              </w:rPr>
              <w:t>full_particip_needer</w:t>
            </w:r>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or not leave needers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r w:rsidRPr="00C92FE5">
              <w:rPr>
                <w:rFonts w:cs="Courier New"/>
                <w:color w:val="000000"/>
                <w:szCs w:val="20"/>
              </w:rPr>
              <w:t>own_uptake</w:t>
            </w:r>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r w:rsidRPr="00C92FE5">
              <w:rPr>
                <w:rFonts w:cs="Courier New"/>
                <w:color w:val="000000"/>
                <w:szCs w:val="20"/>
              </w:rPr>
              <w:t>illspouse_uptake</w:t>
            </w:r>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r w:rsidRPr="00C92FE5">
              <w:rPr>
                <w:rFonts w:cs="Courier New"/>
                <w:color w:val="000000"/>
                <w:szCs w:val="20"/>
              </w:rPr>
              <w:t>illchild_uptake</w:t>
            </w:r>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r w:rsidRPr="00C92FE5">
              <w:rPr>
                <w:rFonts w:cs="Courier New"/>
                <w:color w:val="000000"/>
                <w:szCs w:val="20"/>
              </w:rPr>
              <w:t>illparent_uptake</w:t>
            </w:r>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r w:rsidRPr="00C92FE5">
              <w:rPr>
                <w:rFonts w:cs="Courier New"/>
                <w:color w:val="000000"/>
                <w:szCs w:val="20"/>
              </w:rPr>
              <w:t>matdis_uptake</w:t>
            </w:r>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r w:rsidRPr="00C92FE5">
              <w:rPr>
                <w:rFonts w:cs="Courier New"/>
                <w:color w:val="000000"/>
                <w:szCs w:val="20"/>
              </w:rPr>
              <w:t>bond_uptake</w:t>
            </w:r>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r w:rsidRPr="00C92FE5">
              <w:rPr>
                <w:rFonts w:cs="Courier New"/>
                <w:color w:val="000000"/>
                <w:szCs w:val="20"/>
              </w:rPr>
              <w:t>waiting_period</w:t>
            </w:r>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r w:rsidRPr="00C92FE5">
              <w:rPr>
                <w:rFonts w:cs="Courier New"/>
                <w:color w:val="000000"/>
                <w:szCs w:val="20"/>
              </w:rPr>
              <w:t>clone_factor</w:t>
            </w:r>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r w:rsidRPr="00C92FE5">
              <w:rPr>
                <w:rFonts w:cs="Courier New"/>
                <w:color w:val="000000"/>
                <w:szCs w:val="20"/>
              </w:rPr>
              <w:t>ext_base_effect</w:t>
            </w:r>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r w:rsidRPr="00C92FE5">
              <w:rPr>
                <w:rFonts w:cs="Courier New"/>
                <w:color w:val="000000"/>
                <w:szCs w:val="20"/>
              </w:rPr>
              <w:t>extend_prob</w:t>
            </w:r>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r w:rsidRPr="00C92FE5">
              <w:rPr>
                <w:rFonts w:cs="Courier New"/>
                <w:color w:val="000000"/>
                <w:szCs w:val="20"/>
              </w:rPr>
              <w:t>extend_days</w:t>
            </w:r>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r w:rsidRPr="00C92FE5">
              <w:rPr>
                <w:rFonts w:cs="Courier New"/>
                <w:color w:val="000000"/>
                <w:szCs w:val="20"/>
              </w:rPr>
              <w:t>extend_prop</w:t>
            </w:r>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r w:rsidRPr="00C92FE5">
              <w:rPr>
                <w:rFonts w:cs="Courier New"/>
                <w:color w:val="000000"/>
                <w:szCs w:val="20"/>
              </w:rPr>
              <w:t>maxlen_own</w:t>
            </w:r>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r w:rsidRPr="00C92FE5">
              <w:rPr>
                <w:rFonts w:cs="Courier New"/>
                <w:color w:val="000000"/>
                <w:szCs w:val="20"/>
              </w:rPr>
              <w:lastRenderedPageBreak/>
              <w:t>maxlen_illspouse</w:t>
            </w:r>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r w:rsidRPr="00C92FE5">
              <w:rPr>
                <w:rFonts w:cs="Courier New"/>
                <w:color w:val="000000"/>
                <w:szCs w:val="20"/>
              </w:rPr>
              <w:t>maxlen_illchild</w:t>
            </w:r>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r w:rsidRPr="00C92FE5">
              <w:rPr>
                <w:rFonts w:cs="Courier New"/>
                <w:color w:val="000000"/>
                <w:szCs w:val="20"/>
              </w:rPr>
              <w:t>maxlen_illparent</w:t>
            </w:r>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r w:rsidRPr="00C92FE5">
              <w:rPr>
                <w:rFonts w:cs="Courier New"/>
                <w:color w:val="000000"/>
                <w:szCs w:val="20"/>
              </w:rPr>
              <w:t>maxlen_matdis</w:t>
            </w:r>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r w:rsidRPr="00C92FE5">
              <w:rPr>
                <w:rFonts w:cs="Courier New"/>
                <w:color w:val="000000"/>
                <w:szCs w:val="20"/>
              </w:rPr>
              <w:t>maxlen_bond</w:t>
            </w:r>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r w:rsidRPr="00C92FE5">
              <w:rPr>
                <w:rFonts w:cs="Courier New"/>
                <w:color w:val="000000"/>
                <w:szCs w:val="20"/>
              </w:rPr>
              <w:t>maxlen_DI</w:t>
            </w:r>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bond,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r w:rsidRPr="00C92FE5">
              <w:rPr>
                <w:rFonts w:cs="Courier New"/>
                <w:color w:val="000000"/>
                <w:szCs w:val="20"/>
              </w:rPr>
              <w:t>maxlen_PFL</w:t>
            </w:r>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matdis,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r w:rsidRPr="00C92FE5">
              <w:rPr>
                <w:rFonts w:cs="Courier New"/>
                <w:color w:val="000000"/>
                <w:szCs w:val="20"/>
              </w:rPr>
              <w:t>maxlen_total</w:t>
            </w:r>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r w:rsidRPr="00C92FE5">
              <w:rPr>
                <w:rFonts w:cs="Courier New"/>
                <w:color w:val="000000"/>
                <w:szCs w:val="20"/>
              </w:rPr>
              <w:t>week_bene_cap</w:t>
            </w:r>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r w:rsidRPr="00C92FE5">
              <w:rPr>
                <w:rFonts w:cs="Courier New"/>
                <w:color w:val="000000"/>
                <w:szCs w:val="20"/>
              </w:rPr>
              <w:t>week_bene_cap_prop</w:t>
            </w:r>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r w:rsidRPr="00C92FE5">
              <w:rPr>
                <w:rFonts w:cs="Courier New"/>
                <w:color w:val="000000"/>
                <w:szCs w:val="20"/>
              </w:rPr>
              <w:t>week_bene_min</w:t>
            </w:r>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r w:rsidRPr="00C92FE5">
              <w:rPr>
                <w:rFonts w:cs="Courier New"/>
                <w:color w:val="000000"/>
                <w:szCs w:val="20"/>
              </w:rPr>
              <w:t>fmla_protect</w:t>
            </w:r>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Indicates whether or not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r w:rsidRPr="00C92FE5">
              <w:rPr>
                <w:rFonts w:cs="Courier New"/>
                <w:color w:val="000000"/>
                <w:szCs w:val="20"/>
              </w:rPr>
              <w:t>ann_hours</w:t>
            </w:r>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r w:rsidRPr="00C92FE5">
              <w:rPr>
                <w:rFonts w:cs="Courier New"/>
                <w:color w:val="000000"/>
                <w:szCs w:val="20"/>
              </w:rPr>
              <w:t>minsize</w:t>
            </w:r>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r w:rsidRPr="00C92FE5">
              <w:rPr>
                <w:rFonts w:cs="Courier New"/>
                <w:color w:val="000000"/>
                <w:szCs w:val="20"/>
              </w:rPr>
              <w:t>weightfactor</w:t>
            </w:r>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r w:rsidRPr="00C92FE5">
              <w:rPr>
                <w:rFonts w:cs="Courier New"/>
                <w:color w:val="000000"/>
                <w:szCs w:val="20"/>
              </w:rPr>
              <w:t>random_seed</w:t>
            </w:r>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include self employed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r w:rsidRPr="00C92FE5">
              <w:rPr>
                <w:rFonts w:cs="Courier New"/>
                <w:color w:val="000000"/>
                <w:szCs w:val="20"/>
              </w:rPr>
              <w:t>formula_prop_cuts</w:t>
            </w:r>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r w:rsidRPr="00C92FE5">
              <w:rPr>
                <w:rFonts w:cs="Courier New"/>
                <w:color w:val="000000"/>
                <w:szCs w:val="20"/>
              </w:rPr>
              <w:t>formula_value_cuts</w:t>
            </w:r>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r w:rsidRPr="00C92FE5">
              <w:rPr>
                <w:rFonts w:cs="Courier New"/>
                <w:color w:val="000000"/>
                <w:szCs w:val="20"/>
              </w:rPr>
              <w:t>formula_bene_levels</w:t>
            </w:r>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r w:rsidRPr="00C92FE5">
              <w:rPr>
                <w:rFonts w:cs="Courier New"/>
                <w:color w:val="000000"/>
                <w:szCs w:val="20"/>
              </w:rPr>
              <w:t>elig_rule_logic</w:t>
            </w:r>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r w:rsidRPr="00C92FE5">
              <w:rPr>
                <w:rFonts w:cs="Courier New"/>
                <w:color w:val="000000"/>
                <w:szCs w:val="20"/>
              </w:rPr>
              <w:t>own_elig_adj</w:t>
            </w:r>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r w:rsidRPr="00C92FE5">
              <w:rPr>
                <w:rFonts w:cs="Courier New"/>
                <w:color w:val="000000"/>
                <w:szCs w:val="20"/>
              </w:rPr>
              <w:t>illspouse_elig_adj</w:t>
            </w:r>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r w:rsidRPr="00C92FE5">
              <w:rPr>
                <w:rFonts w:cs="Courier New"/>
                <w:color w:val="000000"/>
                <w:szCs w:val="20"/>
              </w:rPr>
              <w:t>illchild_elig_adj</w:t>
            </w:r>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r w:rsidRPr="00C92FE5">
              <w:rPr>
                <w:rFonts w:cs="Courier New"/>
                <w:color w:val="000000"/>
                <w:szCs w:val="20"/>
              </w:rPr>
              <w:t>illparent_elig_adj</w:t>
            </w:r>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r w:rsidRPr="00C92FE5">
              <w:rPr>
                <w:rFonts w:cs="Courier New"/>
                <w:color w:val="000000"/>
                <w:szCs w:val="20"/>
              </w:rPr>
              <w:t>matdis_elig_adj</w:t>
            </w:r>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r w:rsidRPr="00C92FE5">
              <w:rPr>
                <w:rFonts w:cs="Courier New"/>
                <w:color w:val="000000"/>
                <w:szCs w:val="20"/>
              </w:rPr>
              <w:t>bond_elig_adj</w:t>
            </w:r>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r w:rsidRPr="00C92FE5">
              <w:rPr>
                <w:rFonts w:cs="Courier New"/>
                <w:color w:val="000000"/>
                <w:szCs w:val="20"/>
              </w:rPr>
              <w:lastRenderedPageBreak/>
              <w:t>kval</w:t>
            </w:r>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KNN_multi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r w:rsidRPr="00C92FE5">
              <w:rPr>
                <w:rFonts w:cs="Courier New"/>
                <w:color w:val="000000"/>
                <w:szCs w:val="20"/>
              </w:rPr>
              <w:t>makelog</w:t>
            </w:r>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r w:rsidRPr="00C92FE5">
              <w:rPr>
                <w:rFonts w:cs="Courier New"/>
                <w:color w:val="000000"/>
                <w:szCs w:val="20"/>
              </w:rPr>
              <w:t>ext_resp_len</w:t>
            </w:r>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0258B9A" w:rsidR="00504621" w:rsidRPr="00C92FE5" w:rsidRDefault="00504621" w:rsidP="003F4572">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2A106444"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523C0E7" w14:textId="5649109E" w:rsidR="00504621" w:rsidRPr="00C92FE5" w:rsidRDefault="00504621" w:rsidP="00504621">
            <w:pPr>
              <w:pStyle w:val="BodyText"/>
              <w:rPr>
                <w:rFonts w:cs="Courier New"/>
                <w:color w:val="000000"/>
                <w:szCs w:val="20"/>
              </w:rPr>
            </w:pPr>
            <w:r w:rsidRPr="00C92FE5">
              <w:rPr>
                <w:rFonts w:cs="Courier New"/>
                <w:color w:val="000000"/>
                <w:szCs w:val="20"/>
              </w:rPr>
              <w:t>len_method</w:t>
            </w:r>
          </w:p>
        </w:tc>
        <w:tc>
          <w:tcPr>
            <w:tcW w:w="1261" w:type="dxa"/>
            <w:noWrap/>
          </w:tcPr>
          <w:p w14:paraId="27AC440C" w14:textId="7AB78659"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16BB49F1" w14:textId="7750CBC3" w:rsidR="00504621" w:rsidRPr="00C92FE5" w:rsidRDefault="00504621" w:rsidP="003F4572">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test parameter for alt length rand draw. </w:t>
            </w:r>
          </w:p>
        </w:tc>
      </w:tr>
      <w:tr w:rsidR="00504621" w:rsidRPr="00C92FE5" w14:paraId="62073385"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r w:rsidRPr="00C92FE5">
              <w:rPr>
                <w:rFonts w:cs="Courier New"/>
                <w:color w:val="000000"/>
                <w:szCs w:val="20"/>
              </w:rPr>
              <w:t>saveCSV</w:t>
            </w:r>
          </w:p>
        </w:tc>
        <w:tc>
          <w:tcPr>
            <w:tcW w:w="1261" w:type="dxa"/>
            <w:noWrap/>
          </w:tcPr>
          <w:p w14:paraId="16A6DA99" w14:textId="51517D2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r w:rsidR="00EA6A87" w:rsidRPr="00C92FE5" w14:paraId="5100EE16"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99EEBC" w14:textId="03CD1A0E" w:rsidR="00EA6A87" w:rsidRPr="00C92FE5" w:rsidRDefault="00EA6A87" w:rsidP="00EA6A87">
            <w:pPr>
              <w:pStyle w:val="BodyText"/>
              <w:rPr>
                <w:rFonts w:cs="Courier New"/>
                <w:color w:val="000000"/>
                <w:szCs w:val="20"/>
              </w:rPr>
            </w:pPr>
            <w:r>
              <w:rPr>
                <w:rFonts w:cs="Courier New"/>
                <w:color w:val="000000"/>
                <w:szCs w:val="20"/>
              </w:rPr>
              <w:t>intra_impute</w:t>
            </w:r>
          </w:p>
        </w:tc>
        <w:tc>
          <w:tcPr>
            <w:tcW w:w="1261" w:type="dxa"/>
            <w:noWrap/>
          </w:tcPr>
          <w:p w14:paraId="5868595E" w14:textId="6D3B878C"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36395865" w14:textId="72510E97"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W</w:t>
            </w:r>
            <w:r w:rsidRPr="00EA6A87">
              <w:rPr>
                <w:rFonts w:ascii="Times New Roman" w:hAnsi="Times New Roman"/>
              </w:rPr>
              <w:t>hether to conduct intra-imputation of leave taking in the FMLA survey or not</w:t>
            </w:r>
          </w:p>
        </w:tc>
      </w:tr>
      <w:tr w:rsidR="00EA6A87" w:rsidRPr="00C92FE5" w14:paraId="488F5FE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91EF08" w14:textId="41A5E697" w:rsidR="00EA6A87" w:rsidRPr="00C92FE5" w:rsidRDefault="00EA6A87" w:rsidP="00EA6A87">
            <w:pPr>
              <w:pStyle w:val="BodyText"/>
              <w:rPr>
                <w:rFonts w:cs="Courier New"/>
                <w:color w:val="000000"/>
                <w:szCs w:val="20"/>
              </w:rPr>
            </w:pPr>
            <w:r>
              <w:rPr>
                <w:rFonts w:cs="Courier New"/>
                <w:color w:val="000000"/>
                <w:szCs w:val="20"/>
              </w:rPr>
              <w:t>state</w:t>
            </w:r>
          </w:p>
        </w:tc>
        <w:tc>
          <w:tcPr>
            <w:tcW w:w="1261" w:type="dxa"/>
            <w:noWrap/>
          </w:tcPr>
          <w:p w14:paraId="6D8BAF0A" w14:textId="1FCBFF1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22C7081F" w14:textId="3D1AF921"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State selected for simulation</w:t>
            </w:r>
          </w:p>
        </w:tc>
      </w:tr>
      <w:tr w:rsidR="00EA6A87" w:rsidRPr="00C92FE5" w14:paraId="2C3C8B7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B8FCF23" w14:textId="4003A93F" w:rsidR="00EA6A87" w:rsidRPr="00C92FE5" w:rsidRDefault="00EA6A87" w:rsidP="00EA6A87">
            <w:pPr>
              <w:pStyle w:val="BodyText"/>
              <w:rPr>
                <w:rFonts w:cs="Courier New"/>
                <w:color w:val="000000"/>
                <w:szCs w:val="20"/>
              </w:rPr>
            </w:pPr>
            <w:r>
              <w:rPr>
                <w:rFonts w:cs="Courier New"/>
                <w:color w:val="000000"/>
                <w:szCs w:val="20"/>
              </w:rPr>
              <w:t>place_of_work</w:t>
            </w:r>
          </w:p>
        </w:tc>
        <w:tc>
          <w:tcPr>
            <w:tcW w:w="1261" w:type="dxa"/>
            <w:noWrap/>
          </w:tcPr>
          <w:p w14:paraId="370A475C" w14:textId="700611A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 xml:space="preserve">FALSE </w:t>
            </w:r>
          </w:p>
        </w:tc>
        <w:tc>
          <w:tcPr>
            <w:tcW w:w="5389" w:type="dxa"/>
            <w:noWrap/>
          </w:tcPr>
          <w:p w14:paraId="20605F81" w14:textId="4ED4480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Whether to draw population from place of work or place of residences</w:t>
            </w:r>
          </w:p>
        </w:tc>
      </w:tr>
      <w:tr w:rsidR="00EA6A87" w:rsidRPr="00C92FE5" w14:paraId="0DC44253"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6D031E5" w14:textId="34A1A00E" w:rsidR="00EA6A87" w:rsidRPr="00C92FE5" w:rsidRDefault="00EA6A87" w:rsidP="00EA6A87">
            <w:pPr>
              <w:pStyle w:val="BodyText"/>
              <w:rPr>
                <w:rFonts w:cs="Courier New"/>
                <w:color w:val="000000"/>
                <w:szCs w:val="20"/>
              </w:rPr>
            </w:pPr>
            <w:r>
              <w:rPr>
                <w:rFonts w:cs="Courier New"/>
                <w:color w:val="000000"/>
                <w:szCs w:val="20"/>
              </w:rPr>
              <w:t>exclusive_particip</w:t>
            </w:r>
          </w:p>
        </w:tc>
        <w:tc>
          <w:tcPr>
            <w:tcW w:w="1261" w:type="dxa"/>
            <w:noWrap/>
          </w:tcPr>
          <w:p w14:paraId="3C16EC44" w14:textId="33E06759"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TRUE</w:t>
            </w:r>
          </w:p>
        </w:tc>
        <w:tc>
          <w:tcPr>
            <w:tcW w:w="5389" w:type="dxa"/>
            <w:noWrap/>
          </w:tcPr>
          <w:p w14:paraId="5672D0E2" w14:textId="40DBCA46"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Whether participation in the program excludes employer payments and vice versa</w:t>
            </w:r>
          </w:p>
        </w:tc>
      </w:tr>
      <w:tr w:rsidR="00EA6A87" w:rsidRPr="00C92FE5" w14:paraId="1C50E2CE"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55859" w14:textId="383E4D98" w:rsidR="00EA6A87" w:rsidRPr="00C92FE5" w:rsidRDefault="00EA6A87" w:rsidP="00EA6A87">
            <w:pPr>
              <w:pStyle w:val="BodyText"/>
              <w:rPr>
                <w:rFonts w:cs="Courier New"/>
                <w:color w:val="000000"/>
                <w:szCs w:val="20"/>
              </w:rPr>
            </w:pPr>
            <w:r>
              <w:rPr>
                <w:rFonts w:cs="Courier New"/>
                <w:color w:val="000000"/>
                <w:szCs w:val="20"/>
              </w:rPr>
              <w:t>xvar_wgts</w:t>
            </w:r>
          </w:p>
        </w:tc>
        <w:tc>
          <w:tcPr>
            <w:tcW w:w="1261" w:type="dxa"/>
            <w:noWrap/>
          </w:tcPr>
          <w:p w14:paraId="729B07CD" w14:textId="42E98AFD"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1 for each xvar</w:t>
            </w:r>
          </w:p>
        </w:tc>
        <w:tc>
          <w:tcPr>
            <w:tcW w:w="5389" w:type="dxa"/>
            <w:noWrap/>
          </w:tcPr>
          <w:p w14:paraId="40872986" w14:textId="4AEBACD5"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Weights to assign x-variables for those imputation methods that require it</w:t>
            </w:r>
          </w:p>
        </w:tc>
      </w:tr>
      <w:tr w:rsidR="00EA6A87" w:rsidRPr="00C92FE5" w14:paraId="1321897A"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6F7BC08" w14:textId="43C5E674" w:rsidR="00EA6A87" w:rsidRPr="00C92FE5" w:rsidRDefault="00EA6A87" w:rsidP="00EA6A87">
            <w:pPr>
              <w:pStyle w:val="BodyText"/>
              <w:rPr>
                <w:rFonts w:cs="Courier New"/>
                <w:color w:val="000000"/>
                <w:szCs w:val="20"/>
              </w:rPr>
            </w:pPr>
            <w:r>
              <w:rPr>
                <w:rFonts w:cs="Courier New"/>
                <w:color w:val="000000"/>
                <w:szCs w:val="20"/>
              </w:rPr>
              <w:t>output</w:t>
            </w:r>
          </w:p>
        </w:tc>
        <w:tc>
          <w:tcPr>
            <w:tcW w:w="1261" w:type="dxa"/>
            <w:noWrap/>
          </w:tcPr>
          <w:p w14:paraId="78F57058" w14:textId="1485D498"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EA6A87">
              <w:rPr>
                <w:rFonts w:ascii="Times New Roman" w:hAnsi="Times New Roman"/>
              </w:rPr>
              <w:t>output</w:t>
            </w:r>
          </w:p>
        </w:tc>
        <w:tc>
          <w:tcPr>
            <w:tcW w:w="5389" w:type="dxa"/>
            <w:noWrap/>
          </w:tcPr>
          <w:p w14:paraId="7AE3E051" w14:textId="0676BA22" w:rsidR="00EA6A87" w:rsidRPr="00EA6A87" w:rsidRDefault="00EA6A87" w:rsidP="00EA6A8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rPr>
              <w:t>N</w:t>
            </w:r>
            <w:r w:rsidRPr="00EA6A87">
              <w:rPr>
                <w:rFonts w:ascii="Times New Roman" w:hAnsi="Times New Roman"/>
              </w:rPr>
              <w:t xml:space="preserve">ame to use for output file names </w:t>
            </w:r>
          </w:p>
        </w:tc>
      </w:tr>
      <w:tr w:rsidR="00EA6A87" w:rsidRPr="00C92FE5" w14:paraId="0FCEE64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B37B87A" w14:textId="71DE6FA8" w:rsidR="00EA6A87" w:rsidRPr="00C92FE5" w:rsidRDefault="00EA6A87" w:rsidP="00EA6A87">
            <w:pPr>
              <w:pStyle w:val="BodyText"/>
              <w:rPr>
                <w:rFonts w:cs="Courier New"/>
                <w:color w:val="000000"/>
                <w:szCs w:val="20"/>
              </w:rPr>
            </w:pPr>
            <w:r>
              <w:rPr>
                <w:rFonts w:cs="Courier New"/>
                <w:color w:val="000000"/>
                <w:szCs w:val="20"/>
              </w:rPr>
              <w:t>output_stats</w:t>
            </w:r>
          </w:p>
        </w:tc>
        <w:tc>
          <w:tcPr>
            <w:tcW w:w="1261" w:type="dxa"/>
            <w:noWrap/>
          </w:tcPr>
          <w:p w14:paraId="23AD1C2E" w14:textId="6D398609"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EA6A87">
              <w:rPr>
                <w:rFonts w:ascii="Times New Roman" w:hAnsi="Times New Roman"/>
              </w:rPr>
              <w:t>NULL</w:t>
            </w:r>
          </w:p>
        </w:tc>
        <w:tc>
          <w:tcPr>
            <w:tcW w:w="5389" w:type="dxa"/>
            <w:noWrap/>
          </w:tcPr>
          <w:p w14:paraId="431ECDED" w14:textId="4B5FA160" w:rsidR="00EA6A87" w:rsidRPr="00EA6A87" w:rsidRDefault="00EA6A87" w:rsidP="00EA6A8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rPr>
              <w:t>T</w:t>
            </w:r>
            <w:r w:rsidRPr="00EA6A87">
              <w:rPr>
                <w:rFonts w:ascii="Times New Roman" w:hAnsi="Times New Roman"/>
              </w:rPr>
              <w:t>ype of summary statistics for output data to generate</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132" w:name="_Toc23253942"/>
      <w:r>
        <w:t>3</w:t>
      </w:r>
      <w:r w:rsidR="003F11CF">
        <w:t>.3</w:t>
      </w:r>
      <w:r w:rsidR="003F11CF">
        <w:tab/>
      </w:r>
      <w:r w:rsidR="005335B7">
        <w:t>Cleaning Functions</w:t>
      </w:r>
      <w:bookmarkEnd w:id="132"/>
    </w:p>
    <w:p w14:paraId="102CE70A" w14:textId="00622220" w:rsidR="00381E89" w:rsidRDefault="00381E89" w:rsidP="00381E89">
      <w:pPr>
        <w:rPr>
          <w:color w:val="000000" w:themeColor="text1"/>
        </w:rPr>
      </w:pPr>
    </w:p>
    <w:p w14:paraId="61A28797" w14:textId="366A2FF0"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w:t>
      </w:r>
      <w:r w:rsidR="006A70C7">
        <w:t>FMLA survey</w:t>
      </w:r>
      <w:r w:rsidR="005335B7">
        <w:t xml:space="preserve">, and CPS) </w:t>
      </w:r>
      <w:r w:rsidR="001C7FDE">
        <w:t>for use in the model.</w:t>
      </w:r>
      <w:r w:rsidR="00755488">
        <w:t xml:space="preserve"> </w:t>
      </w:r>
      <w:r w:rsidR="00443EB9" w:rsidRPr="003A6BF8">
        <w:t xml:space="preserve">The function first reads in the raw datasets and cleans them using the </w:t>
      </w:r>
      <w:r w:rsidR="00443EB9" w:rsidRPr="003A6BF8">
        <w:rPr>
          <w:rFonts w:ascii="Courier New" w:hAnsi="Courier New" w:cs="Courier New"/>
        </w:rPr>
        <w:t>clean_fmla()</w:t>
      </w:r>
      <w:r w:rsidR="00443EB9" w:rsidRPr="003A6BF8">
        <w:t xml:space="preserve">, </w:t>
      </w:r>
      <w:r w:rsidR="00443EB9" w:rsidRPr="003A6BF8">
        <w:rPr>
          <w:rFonts w:ascii="Courier New" w:hAnsi="Courier New" w:cs="Courier New"/>
        </w:rPr>
        <w:t>clean_acs()</w:t>
      </w:r>
      <w:r w:rsidR="00443EB9" w:rsidRPr="003A6BF8">
        <w:t xml:space="preserve">and </w:t>
      </w:r>
      <w:r w:rsidR="00443EB9" w:rsidRPr="003A6BF8">
        <w:rPr>
          <w:rFonts w:ascii="Courier New" w:hAnsi="Courier New" w:cs="Courier New"/>
        </w:rPr>
        <w:t>clean_cps()</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r w:rsidR="00D319FF">
        <w:t xml:space="preserve"> These functions do not have to be run before each simulation run; by default the main simulation function uses the cleaned outputs of these functions as inputs. These functions are included for documentation purposes.</w:t>
      </w:r>
    </w:p>
    <w:p w14:paraId="1B3FA5E6" w14:textId="1E81239E" w:rsidR="007D1CED" w:rsidRDefault="007D1CED" w:rsidP="00443EB9"/>
    <w:p w14:paraId="250A3FAC" w14:textId="6B4B2CD1" w:rsidR="00543F83" w:rsidRPr="00543F83" w:rsidRDefault="00543F83" w:rsidP="00543F83">
      <w:pPr>
        <w:pStyle w:val="Heading3"/>
      </w:pPr>
      <w:bookmarkStart w:id="133" w:name="_Toc23253943"/>
      <w:r>
        <w:t>3.</w:t>
      </w:r>
      <w:r w:rsidR="00504621">
        <w:t>3</w:t>
      </w:r>
      <w:r>
        <w:t xml:space="preserve">.1 The </w:t>
      </w:r>
      <w:r w:rsidRPr="00543F83">
        <w:rPr>
          <w:rFonts w:ascii="Courier New" w:hAnsi="Courier New" w:cs="Courier New"/>
        </w:rPr>
        <w:t>clean_fmla()</w:t>
      </w:r>
      <w:r>
        <w:t>Function</w:t>
      </w:r>
      <w:bookmarkEnd w:id="133"/>
      <w:r>
        <w:tab/>
      </w:r>
    </w:p>
    <w:p w14:paraId="15397BE9" w14:textId="77777777" w:rsidR="00543F83" w:rsidRDefault="00543F83" w:rsidP="00443EB9"/>
    <w:p w14:paraId="7933C6E0" w14:textId="51A17CFC" w:rsidR="007D1CED" w:rsidRDefault="007D1CED" w:rsidP="00543F83">
      <w:r>
        <w:t xml:space="preserve">The </w:t>
      </w:r>
      <w:r w:rsidRPr="00543F83">
        <w:rPr>
          <w:rFonts w:ascii="Courier New" w:hAnsi="Courier New" w:cs="Courier New"/>
        </w:rPr>
        <w:t>clean_fmla()</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w:t>
      </w:r>
      <w:r w:rsidR="006A70C7">
        <w:t>FMLA survey</w:t>
      </w:r>
      <w:r w:rsidR="00BD26AB">
        <w:t xml:space="preserve">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635EE7E0" w:rsidR="00504621" w:rsidRPr="00504621" w:rsidRDefault="00504621" w:rsidP="00543F83">
      <w:r>
        <w:rPr>
          <w:b/>
          <w:i/>
        </w:rPr>
        <w:t xml:space="preserve">FMLA eligibility status. </w:t>
      </w:r>
      <w:r w:rsidR="003F2616">
        <w:t>Eligibility for FMLA protection</w:t>
      </w:r>
      <w:r w:rsidR="001F52B4">
        <w:t xml:space="preserve"> (</w:t>
      </w:r>
      <w:r w:rsidR="001F52B4" w:rsidRPr="001F52B4">
        <w:rPr>
          <w:rStyle w:val="BodyTextChar"/>
        </w:rPr>
        <w:t>coveligd</w:t>
      </w:r>
      <w:r w:rsidR="001F52B4">
        <w:t>)</w:t>
      </w:r>
      <w:r w:rsidR="003F2616">
        <w:t xml:space="preserve"> is used as a control variable </w:t>
      </w:r>
      <w:r w:rsidR="00F4106C">
        <w:t>throughout</w:t>
      </w:r>
      <w:r w:rsidR="003F2616">
        <w:t xml:space="preserve"> the original ACM model. In our model, it is an available control variable for use in the main </w:t>
      </w:r>
      <w:r w:rsidR="006A70C7">
        <w:t>FMLA survey</w:t>
      </w:r>
      <w:r w:rsidR="003F2616">
        <w:t xml:space="preserve"> to ACS imputation function. Also, when conducting the intra-</w:t>
      </w:r>
      <w:r w:rsidR="006A70C7">
        <w:t>FMLA survey</w:t>
      </w:r>
      <w:r w:rsidR="003F2616">
        <w:t xml:space="preserve"> imputation of unobserved leave types taken</w:t>
      </w:r>
      <w:r w:rsidR="00297147">
        <w:t xml:space="preserve"> (see</w:t>
      </w:r>
      <w:r w:rsidR="00AE5C30">
        <w:t xml:space="preserve"> Section 3.4.1</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of children, education, and </w:t>
      </w:r>
      <w:r w:rsidR="002D31A4">
        <w:t>more</w:t>
      </w:r>
      <w:r>
        <w:t>.</w:t>
      </w:r>
      <w:r w:rsidR="00297147">
        <w:t xml:space="preserve"> This is to ensure </w:t>
      </w:r>
      <w:r w:rsidR="0029311E">
        <w:t>the</w:t>
      </w:r>
      <w:r w:rsidR="00297147">
        <w:t xml:space="preserve"> variables follow the exact same format in </w:t>
      </w:r>
      <w:r w:rsidR="00297147">
        <w:lastRenderedPageBreak/>
        <w:t>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r w:rsidR="001F52B4" w:rsidRPr="001F52B4">
        <w:rPr>
          <w:rStyle w:val="BodyTextChar"/>
        </w:rPr>
        <w:t>prop_pay</w:t>
      </w:r>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A number of questions ask in various ways about whether more pay would have resulted in an individual taking more or all of their needed leave. We build a composite </w:t>
      </w:r>
      <w:r w:rsidR="00AE6DED">
        <w:t xml:space="preserve">binary </w:t>
      </w:r>
      <w:r w:rsidR="001F52B4">
        <w:t xml:space="preserve">variable </w:t>
      </w:r>
      <w:r w:rsidR="00AE6DED">
        <w:t>(</w:t>
      </w:r>
      <w:r w:rsidR="00AE6DED" w:rsidRPr="00AE6DED">
        <w:rPr>
          <w:rStyle w:val="BodyTextChar"/>
        </w:rPr>
        <w:t>resp_len</w:t>
      </w:r>
      <w:r w:rsidR="00AE6DED">
        <w:t>) from these questions to indicate whether a respondent’s leave taking behavior is financially sensitive.</w:t>
      </w:r>
      <w:r w:rsidR="00AE6DED">
        <w:rPr>
          <w:rStyle w:val="FootnoteReference"/>
        </w:rPr>
        <w:footnoteReference w:id="12"/>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113A7C0C"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 xml:space="preserve">presence or absence of this program in the </w:t>
      </w:r>
      <w:r w:rsidR="006A70C7">
        <w:t>FMLA survey</w:t>
      </w:r>
      <w:r w:rsidR="00FC67B7">
        <w:t xml:space="preserve">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32BDD301" w:rsidR="005F4CFE" w:rsidRDefault="00FC67B7" w:rsidP="005F4CFE">
      <w:r>
        <w:t xml:space="preserve">Fortunately, </w:t>
      </w:r>
      <w:r w:rsidR="006A70C7">
        <w:t>FMLA survey</w:t>
      </w:r>
      <w:r>
        <w:t xml:space="preserve"> data does indicate whether individuals benefited from a state program or not. Questions </w:t>
      </w:r>
      <w:r w:rsidR="005F4CFE">
        <w:t xml:space="preserve">A48b and A48c ask whether any of the pay a respondent received was from a state paid family leave or temporary disability program. We use these responses to indicate the presence or absence of a paid leave program for each </w:t>
      </w:r>
      <w:r w:rsidR="006A70C7">
        <w:t>FMLA survey</w:t>
      </w:r>
      <w:r w:rsidR="005F4CFE">
        <w:t xml:space="preserve">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5A8B1101" w:rsidR="005F4CFE" w:rsidRDefault="005F4CFE" w:rsidP="005F4CFE">
      <w:r>
        <w:rPr>
          <w:b/>
          <w:i/>
        </w:rPr>
        <w:t xml:space="preserve">Reason leave is taken/needed. </w:t>
      </w:r>
      <w:r>
        <w:t xml:space="preserve">The </w:t>
      </w:r>
      <w:r w:rsidR="006A70C7">
        <w:t>FMLA survey</w:t>
      </w:r>
      <w:r>
        <w:t xml:space="preserve">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285E08">
      <w:pPr>
        <w:pStyle w:val="ListParagraph"/>
        <w:numPr>
          <w:ilvl w:val="0"/>
          <w:numId w:val="10"/>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285E08">
      <w:pPr>
        <w:pStyle w:val="ListParagraph"/>
        <w:numPr>
          <w:ilvl w:val="0"/>
          <w:numId w:val="10"/>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285E08">
      <w:pPr>
        <w:pStyle w:val="ListParagraph"/>
        <w:numPr>
          <w:ilvl w:val="0"/>
          <w:numId w:val="10"/>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285E08">
      <w:pPr>
        <w:pStyle w:val="ListParagraph"/>
        <w:numPr>
          <w:ilvl w:val="0"/>
          <w:numId w:val="10"/>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Most recent leave taken or most recent leave needed is of this type</w:t>
      </w:r>
    </w:p>
    <w:p w14:paraId="7A2B8916" w14:textId="77777777" w:rsidR="00663C35" w:rsidRDefault="00663C35" w:rsidP="00D76606"/>
    <w:p w14:paraId="15287920" w14:textId="7B5EAD4E" w:rsidR="00D76606" w:rsidRDefault="00D76606" w:rsidP="00D76606">
      <w:r>
        <w:t>For each leave type, we also define two numeric integer variables:</w:t>
      </w:r>
    </w:p>
    <w:p w14:paraId="691E328A" w14:textId="69FA3279" w:rsidR="00A10C04" w:rsidRDefault="00A10C04" w:rsidP="00285E08">
      <w:pPr>
        <w:pStyle w:val="ListParagraph"/>
        <w:numPr>
          <w:ilvl w:val="0"/>
          <w:numId w:val="10"/>
        </w:numPr>
      </w:pPr>
      <w:r w:rsidRPr="00953A20">
        <w:rPr>
          <w:rStyle w:val="BodyTextChar"/>
        </w:rPr>
        <w:lastRenderedPageBreak/>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285E08">
      <w:pPr>
        <w:pStyle w:val="ListParagraph"/>
        <w:numPr>
          <w:ilvl w:val="0"/>
          <w:numId w:val="10"/>
        </w:numPr>
      </w:pPr>
      <w:r w:rsidRPr="00953A20">
        <w:rPr>
          <w:rStyle w:val="BodyTextChar"/>
        </w:rPr>
        <w:t>longlength_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134" w:name="_Toc23253944"/>
      <w:r>
        <w:t>3.3.</w:t>
      </w:r>
      <w:r w:rsidR="00F33C61">
        <w:t>2</w:t>
      </w:r>
      <w:r>
        <w:t xml:space="preserve"> The </w:t>
      </w:r>
      <w:r>
        <w:rPr>
          <w:rFonts w:ascii="Courier New" w:hAnsi="Courier New" w:cs="Courier New"/>
        </w:rPr>
        <w:t>clean_acs</w:t>
      </w:r>
      <w:r w:rsidR="00F33C61">
        <w:rPr>
          <w:rFonts w:ascii="Courier New" w:hAnsi="Courier New" w:cs="Courier New"/>
        </w:rPr>
        <w:t>()</w:t>
      </w:r>
      <w:r w:rsidR="00F33C61">
        <w:t xml:space="preserve">and </w:t>
      </w:r>
      <w:r w:rsidR="00F33C61">
        <w:rPr>
          <w:rFonts w:ascii="Courier New" w:hAnsi="Courier New" w:cs="Courier New"/>
        </w:rPr>
        <w:t>clean_cps()</w:t>
      </w:r>
      <w:r w:rsidR="00F33C61">
        <w:t>Functions</w:t>
      </w:r>
      <w:bookmarkEnd w:id="134"/>
    </w:p>
    <w:p w14:paraId="26395AE1" w14:textId="77777777" w:rsidR="004729DC" w:rsidRDefault="004729DC" w:rsidP="00543F83"/>
    <w:p w14:paraId="146A3B6D" w14:textId="6C82F579" w:rsidR="004729DC" w:rsidRDefault="007D1CED" w:rsidP="004729DC">
      <w:r>
        <w:t xml:space="preserve">The </w:t>
      </w:r>
      <w:r w:rsidRPr="004729DC">
        <w:rPr>
          <w:rFonts w:ascii="Courier New" w:hAnsi="Courier New" w:cs="Courier New"/>
        </w:rPr>
        <w:t>clean_acs()</w:t>
      </w:r>
      <w:r>
        <w:t xml:space="preserve">function takes </w:t>
      </w:r>
      <w:r w:rsidR="004729DC">
        <w:t>the raw ACS PUMS 2012-2016 5 year data retrieved from Census.</w:t>
      </w:r>
      <w:r w:rsidR="004729DC">
        <w:rPr>
          <w:rStyle w:val="FootnoteReference"/>
        </w:rPr>
        <w:footnoteReference w:id="13"/>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p>
    <w:p w14:paraId="0504D3A5" w14:textId="77777777" w:rsidR="00F33C61" w:rsidRDefault="00F33C61" w:rsidP="004729DC"/>
    <w:p w14:paraId="4E35EA82" w14:textId="05641B96" w:rsidR="007D1CED" w:rsidRDefault="00F33C61" w:rsidP="004729DC">
      <w:r>
        <w:t>Similarly, t</w:t>
      </w:r>
      <w:r w:rsidR="007D1CED">
        <w:t xml:space="preserve">he </w:t>
      </w:r>
      <w:r w:rsidR="007D1CED" w:rsidRPr="003A6BF8">
        <w:rPr>
          <w:rFonts w:ascii="Courier New" w:hAnsi="Courier New" w:cs="Courier New"/>
        </w:rPr>
        <w:t>clean_</w:t>
      </w:r>
      <w:r w:rsidR="007D1CED">
        <w:rPr>
          <w:rFonts w:ascii="Courier New" w:hAnsi="Courier New" w:cs="Courier New"/>
        </w:rPr>
        <w:t>cps</w:t>
      </w:r>
      <w:r w:rsidR="007D1CED" w:rsidRPr="003A6BF8">
        <w:rPr>
          <w:rFonts w:ascii="Courier New" w:hAnsi="Courier New" w:cs="Courier New"/>
        </w:rPr>
        <w:t>(</w:t>
      </w:r>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135" w:name="_Toc23253945"/>
      <w:r>
        <w:t xml:space="preserve">3.3.3 The </w:t>
      </w:r>
      <w:r w:rsidRPr="00F33C61">
        <w:rPr>
          <w:rFonts w:ascii="Courier New" w:hAnsi="Courier New" w:cs="Courier New"/>
        </w:rPr>
        <w:t>impute_cps_to_acs</w:t>
      </w:r>
      <w:r>
        <w:rPr>
          <w:rFonts w:ascii="Courier New" w:hAnsi="Courier New" w:cs="Courier New"/>
        </w:rPr>
        <w:t>()</w:t>
      </w:r>
      <w:r>
        <w:t>Function</w:t>
      </w:r>
      <w:bookmarkEnd w:id="135"/>
    </w:p>
    <w:p w14:paraId="3BC5D81B" w14:textId="77777777" w:rsidR="00F33C61" w:rsidRDefault="00F33C61" w:rsidP="004729DC"/>
    <w:p w14:paraId="5CBB8EEF" w14:textId="64F28BB1" w:rsidR="00F33C61" w:rsidRDefault="00F33C61" w:rsidP="00996675">
      <w:pPr>
        <w:pStyle w:val="Heading3"/>
        <w:rPr>
          <w:b w:val="0"/>
        </w:rPr>
      </w:pPr>
      <w:bookmarkStart w:id="136" w:name="_Toc21960352"/>
      <w:bookmarkStart w:id="137" w:name="_Toc23253260"/>
      <w:bookmarkStart w:id="138" w:name="_Toc23253946"/>
      <w:r w:rsidRPr="00F33C61">
        <w:rPr>
          <w:b w:val="0"/>
        </w:rPr>
        <w:t>Some variables</w:t>
      </w:r>
      <w:r w:rsidR="0028269F">
        <w:rPr>
          <w:b w:val="0"/>
        </w:rPr>
        <w:t xml:space="preserve"> contained</w:t>
      </w:r>
      <w:r w:rsidRPr="00F33C61">
        <w:rPr>
          <w:b w:val="0"/>
        </w:rPr>
        <w:t xml:space="preserve"> in the </w:t>
      </w:r>
      <w:r w:rsidR="006A70C7">
        <w:rPr>
          <w:b w:val="0"/>
        </w:rPr>
        <w:t>FMLA survey</w:t>
      </w:r>
      <w:r w:rsidRPr="00F33C61">
        <w:rPr>
          <w:b w:val="0"/>
        </w:rPr>
        <w:t xml:space="preserve"> data are not available in the ACS. The </w:t>
      </w:r>
      <w:r w:rsidRPr="00F33C61">
        <w:rPr>
          <w:rFonts w:ascii="Courier New" w:hAnsi="Courier New" w:cs="Courier New"/>
          <w:b w:val="0"/>
        </w:rPr>
        <w:t>impute_cps_to_acs()</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AE5C30" w:rsidRPr="00AE5C30">
        <w:rPr>
          <w:b w:val="0"/>
        </w:rPr>
        <w:t>section 3.5.1</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136"/>
      <w:bookmarkEnd w:id="137"/>
      <w:bookmarkEnd w:id="138"/>
    </w:p>
    <w:p w14:paraId="40F26E09" w14:textId="77777777" w:rsidR="00996675" w:rsidRDefault="00996675" w:rsidP="00996675"/>
    <w:p w14:paraId="2F743732" w14:textId="0F62D08C" w:rsidR="00996675" w:rsidRPr="00996675" w:rsidRDefault="00996675" w:rsidP="00996675">
      <w:r>
        <w:rPr>
          <w:b/>
          <w:i/>
        </w:rPr>
        <w:t xml:space="preserve">Whether an individual is paid hourly or not (paid_hrly). </w:t>
      </w:r>
      <w:r>
        <w:t xml:space="preserve"> This is a dummy variable indicating whether or not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(num_emp).</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t xml:space="preserve">Number of weeks worked in the past 12 months (weeks_worked).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 xml:space="preserve">14-26 </w:t>
      </w:r>
      <w:r w:rsidR="00C611C1" w:rsidRPr="00952918">
        <w:lastRenderedPageBreak/>
        <w:t>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(emp_size).</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139" w:name="_Toc23253947"/>
      <w:r>
        <w:t>3</w:t>
      </w:r>
      <w:r w:rsidR="00CD62E7">
        <w:t>.</w:t>
      </w:r>
      <w:r w:rsidR="00755488">
        <w:t>4</w:t>
      </w:r>
      <w:r w:rsidR="000E18AB">
        <w:tab/>
      </w:r>
      <w:r w:rsidR="007D1CED">
        <w:t>Pre-</w:t>
      </w:r>
      <w:r w:rsidR="00755488">
        <w:t>Imputation</w:t>
      </w:r>
      <w:bookmarkEnd w:id="139"/>
    </w:p>
    <w:p w14:paraId="7328D596" w14:textId="0096C705" w:rsidR="00D31403" w:rsidRDefault="00D31403" w:rsidP="000E18AB"/>
    <w:p w14:paraId="3E6E593F" w14:textId="1616A423" w:rsidR="0063494C" w:rsidRDefault="0063494C" w:rsidP="0063494C">
      <w:r>
        <w:t xml:space="preserve">This section describes the functions defined in the </w:t>
      </w:r>
      <w:r>
        <w:rPr>
          <w:rFonts w:ascii="Courier New" w:hAnsi="Courier New" w:cs="Courier New"/>
        </w:rPr>
        <w:t>2_pre_impute_</w:t>
      </w:r>
      <w:r w:rsidRPr="003A6BF8">
        <w:rPr>
          <w:rFonts w:ascii="Courier New" w:hAnsi="Courier New" w:cs="Courier New"/>
        </w:rPr>
        <w:t>functions.R</w:t>
      </w:r>
      <w:r>
        <w:t xml:space="preserve"> file to perform pre-imputation manipulations of the ACS and </w:t>
      </w:r>
      <w:r w:rsidR="006A70C7">
        <w:t>FMLA survey</w:t>
      </w:r>
      <w:r>
        <w:t xml:space="preserve"> data sets used in the model. </w:t>
      </w:r>
      <w:r w:rsidRPr="003A6BF8">
        <w:t>The</w:t>
      </w:r>
      <w:r>
        <w:t xml:space="preserve"> </w:t>
      </w:r>
      <w:r>
        <w:rPr>
          <w:rFonts w:ascii="Courier New" w:hAnsi="Courier New" w:cs="Courier New"/>
        </w:rPr>
        <w:t>impute_intra_fmla</w:t>
      </w:r>
      <w:r w:rsidRPr="003A6BF8">
        <w:rPr>
          <w:rFonts w:ascii="Courier New" w:hAnsi="Courier New" w:cs="Courier New"/>
        </w:rPr>
        <w:t>()</w:t>
      </w:r>
      <w:r w:rsidRPr="003A6BF8">
        <w:t xml:space="preserve">function </w:t>
      </w:r>
      <w:r w:rsidR="00F228DB">
        <w:t xml:space="preserve">and </w:t>
      </w:r>
      <w:r w:rsidR="00F228DB" w:rsidRPr="00EB4CB0">
        <w:rPr>
          <w:rStyle w:val="BodyTextChar"/>
        </w:rPr>
        <w:t>acs_filtering()</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6A70C7">
        <w:t>FMLA survey</w:t>
      </w:r>
      <w:r w:rsidR="00F228DB">
        <w:t xml:space="preserve"> and ACS </w:t>
      </w:r>
      <w:r w:rsidRPr="003A6BF8">
        <w:t xml:space="preserve">datasets </w:t>
      </w:r>
      <w:r w:rsidR="00F228DB">
        <w:t xml:space="preserve">ready for </w:t>
      </w:r>
      <w:r w:rsidR="006A70C7">
        <w:t>FMLA survey</w:t>
      </w:r>
      <w:r w:rsidR="00F228DB">
        <w:t xml:space="preserve"> to ACS imputation.</w:t>
      </w:r>
    </w:p>
    <w:p w14:paraId="3449E7C6" w14:textId="77777777" w:rsidR="0063494C" w:rsidRDefault="0063494C" w:rsidP="000E18AB"/>
    <w:p w14:paraId="53195D8F" w14:textId="3EE12B1F" w:rsidR="00F228DB" w:rsidRPr="00543F83" w:rsidRDefault="00F228DB" w:rsidP="00F228DB">
      <w:pPr>
        <w:pStyle w:val="Heading3"/>
      </w:pPr>
      <w:bookmarkStart w:id="140" w:name="_Toc23253948"/>
      <w:r>
        <w:t xml:space="preserve">3.4.1 The </w:t>
      </w:r>
      <w:r w:rsidRPr="00F33C61">
        <w:rPr>
          <w:rFonts w:ascii="Courier New" w:hAnsi="Courier New" w:cs="Courier New"/>
        </w:rPr>
        <w:t>impute_</w:t>
      </w:r>
      <w:r>
        <w:rPr>
          <w:rFonts w:ascii="Courier New" w:hAnsi="Courier New" w:cs="Courier New"/>
        </w:rPr>
        <w:t>intra_fmla()</w:t>
      </w:r>
      <w:r>
        <w:t>Function</w:t>
      </w:r>
      <w:bookmarkEnd w:id="140"/>
    </w:p>
    <w:p w14:paraId="30125812" w14:textId="77777777" w:rsidR="00F228DB" w:rsidRDefault="00F228DB" w:rsidP="000E18AB"/>
    <w:p w14:paraId="22387756" w14:textId="5ED24F73" w:rsidR="00AF01E4" w:rsidRDefault="00534768" w:rsidP="00C4081D">
      <w:pPr>
        <w:autoSpaceDE w:val="0"/>
        <w:autoSpaceDN w:val="0"/>
        <w:adjustRightInd w:val="0"/>
      </w:pPr>
      <w:r>
        <w:t>This function is motivated by the importance of estimating the type and length of leaves.</w:t>
      </w:r>
      <w:r w:rsidR="00AF01E4">
        <w:t xml:space="preserve"> However, due to survey instrument ambiguity in some requisite questions, this is an optional imputation function, and can be toggled off/on by the parameter </w:t>
      </w:r>
      <w:r w:rsidR="00AF01E4" w:rsidRPr="00AF01E4">
        <w:rPr>
          <w:rStyle w:val="BodyTextChar"/>
        </w:rPr>
        <w:t>intra_impute=FALSE/TRUE</w:t>
      </w:r>
      <w:r w:rsidR="00AF01E4">
        <w:t xml:space="preserve"> depending on the user’s </w:t>
      </w:r>
      <w:r w:rsidR="0099701C">
        <w:t>discretion</w:t>
      </w:r>
      <w:r w:rsidR="00AF01E4">
        <w:t>.</w:t>
      </w:r>
    </w:p>
    <w:p w14:paraId="001A28E9" w14:textId="77777777" w:rsidR="00AF01E4" w:rsidRDefault="00AF01E4" w:rsidP="00C4081D">
      <w:pPr>
        <w:autoSpaceDE w:val="0"/>
        <w:autoSpaceDN w:val="0"/>
        <w:adjustRightInd w:val="0"/>
      </w:pPr>
    </w:p>
    <w:p w14:paraId="20DEB458" w14:textId="0AFBB285" w:rsidR="00C4081D" w:rsidRDefault="00C4081D" w:rsidP="00C4081D">
      <w:pPr>
        <w:autoSpaceDE w:val="0"/>
        <w:autoSpaceDN w:val="0"/>
        <w:adjustRightInd w:val="0"/>
      </w:pPr>
      <w:r>
        <w:t>Within the FMLA</w:t>
      </w:r>
      <w:r w:rsidR="00AF01E4">
        <w:t xml:space="preserve"> survey</w:t>
      </w:r>
      <w:r>
        <w:t xml:space="preserve">, </w:t>
      </w:r>
      <w:r w:rsidR="00534768">
        <w:t xml:space="preserve">leave type and length is </w:t>
      </w:r>
      <w:r>
        <w:t xml:space="preserve">only available for a maximum of two unique leaves – their last leave taken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fldChar w:fldCharType="begin"/>
      </w:r>
      <w:r>
        <w:instrText xml:space="preserve"> REF _Ref529184522 \h </w:instrText>
      </w:r>
      <w:r>
        <w:fldChar w:fldCharType="separate"/>
      </w:r>
      <w:r w:rsidR="00BC72C9" w:rsidRPr="00285C1F">
        <w:t xml:space="preserve">Exhibit </w:t>
      </w:r>
      <w:r w:rsidR="00BC72C9">
        <w:rPr>
          <w:noProof/>
        </w:rPr>
        <w:t>6</w:t>
      </w:r>
      <w:r>
        <w:fldChar w:fldCharType="end"/>
      </w:r>
      <w:r>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1117BB86" w:rsidR="00C4081D" w:rsidRPr="005F4154" w:rsidRDefault="00C4081D" w:rsidP="00C4081D">
      <w:pPr>
        <w:pStyle w:val="Caption"/>
        <w:keepNext/>
        <w:rPr>
          <w:b w:val="0"/>
        </w:rPr>
      </w:pPr>
      <w:bookmarkStart w:id="141" w:name="_Ref529184522"/>
      <w:bookmarkStart w:id="142" w:name="_Toc23253205"/>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6</w:t>
      </w:r>
      <w:r w:rsidRPr="00285C1F">
        <w:rPr>
          <w:noProof/>
        </w:rPr>
        <w:fldChar w:fldCharType="end"/>
      </w:r>
      <w:bookmarkEnd w:id="141"/>
      <w:r w:rsidRPr="00285C1F">
        <w:t xml:space="preserve">: </w:t>
      </w:r>
      <w:r>
        <w:t>Example Leave Information Responses in FMLA</w:t>
      </w:r>
      <w:r w:rsidR="006A70C7">
        <w:t xml:space="preserve"> Survey</w:t>
      </w:r>
      <w:bookmarkEnd w:id="142"/>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4BF4B7F6"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w:t>
      </w:r>
      <w:r w:rsidR="00547958">
        <w:lastRenderedPageBreak/>
        <w:t xml:space="preserve">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each individual’s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w:t>
      </w:r>
      <w:r w:rsidR="0077258D">
        <w:rPr>
          <w:color w:val="000000" w:themeColor="text1"/>
        </w:rPr>
        <w:t>7</w:t>
      </w:r>
      <w:r w:rsidR="00515114">
        <w:rPr>
          <w:color w:val="000000" w:themeColor="text1"/>
        </w:rPr>
        <w:t xml:space="preserve"> below illustrates an example of this process for individual D from above.</w:t>
      </w:r>
    </w:p>
    <w:p w14:paraId="1B4375E0" w14:textId="77777777" w:rsidR="00130664" w:rsidRDefault="00130664" w:rsidP="00534768">
      <w:pPr>
        <w:rPr>
          <w:color w:val="000000" w:themeColor="text1"/>
        </w:rPr>
      </w:pPr>
    </w:p>
    <w:p w14:paraId="19114B77" w14:textId="012FCE32" w:rsidR="00130664" w:rsidRDefault="00130664" w:rsidP="00130664">
      <w:pPr>
        <w:pStyle w:val="Caption"/>
        <w:keepNext/>
      </w:pPr>
      <w:bookmarkStart w:id="143" w:name="_Toc23253206"/>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7</w:t>
      </w:r>
      <w:r w:rsidRPr="00285C1F">
        <w:rPr>
          <w:noProof/>
        </w:rPr>
        <w:fldChar w:fldCharType="end"/>
      </w:r>
      <w:r w:rsidRPr="00285C1F">
        <w:t xml:space="preserve">: </w:t>
      </w:r>
      <w:r>
        <w:t>Leave Imputation Example</w:t>
      </w:r>
      <w:bookmarkEnd w:id="143"/>
      <w:r>
        <w:t xml:space="preserve"> </w:t>
      </w:r>
    </w:p>
    <w:p w14:paraId="1F45682F" w14:textId="60EA2A29"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r w:rsidR="006A70C7">
        <w:rPr>
          <w:i/>
          <w:sz w:val="20"/>
          <w:szCs w:val="20"/>
        </w:rPr>
        <w:t xml:space="preserve"> survey</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2A5247FC"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w:t>
      </w:r>
      <w:r w:rsidR="006A70C7">
        <w:rPr>
          <w:i/>
          <w:color w:val="000000" w:themeColor="text1"/>
          <w:sz w:val="20"/>
          <w:szCs w:val="20"/>
        </w:rPr>
        <w:t xml:space="preserve">survey </w:t>
      </w:r>
      <w:r w:rsidRPr="00515114">
        <w:rPr>
          <w:i/>
          <w:color w:val="000000" w:themeColor="text1"/>
          <w:sz w:val="20"/>
          <w:szCs w:val="20"/>
        </w:rPr>
        <w:t xml:space="preserve">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144" w:name="_Toc23253949"/>
      <w:r>
        <w:t xml:space="preserve">3.4.2 The </w:t>
      </w:r>
      <w:r>
        <w:rPr>
          <w:rFonts w:ascii="Courier New" w:hAnsi="Courier New" w:cs="Courier New"/>
        </w:rPr>
        <w:t>acs_filtering()</w:t>
      </w:r>
      <w:r>
        <w:t>Function</w:t>
      </w:r>
      <w:bookmarkEnd w:id="144"/>
    </w:p>
    <w:p w14:paraId="124D6E13" w14:textId="77777777" w:rsidR="0063494C" w:rsidRDefault="0063494C" w:rsidP="000E18AB"/>
    <w:p w14:paraId="3F848BE5" w14:textId="110C095E" w:rsidR="0063494C" w:rsidRPr="001C6DE7"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r w:rsidR="001C6DE7">
        <w:t xml:space="preserve"> as the population eligible for the simulated program</w:t>
      </w:r>
      <w:r w:rsidR="003768CB">
        <w:t>.</w:t>
      </w:r>
      <w:r w:rsidR="001C6DE7">
        <w:t xml:space="preserve"> “State of residence” refers to all individuals who </w:t>
      </w:r>
      <w:r w:rsidR="001C6DE7">
        <w:rPr>
          <w:i/>
        </w:rPr>
        <w:t xml:space="preserve">reside </w:t>
      </w:r>
      <w:r w:rsidR="001C6DE7">
        <w:t xml:space="preserve">in the state, whereas “state of work” refers to all individuals who </w:t>
      </w:r>
      <w:r w:rsidR="001C6DE7">
        <w:rPr>
          <w:i/>
        </w:rPr>
        <w:t xml:space="preserve">work </w:t>
      </w:r>
      <w:r w:rsidR="001C6DE7">
        <w:t>in the state.</w:t>
      </w:r>
    </w:p>
    <w:p w14:paraId="5AF7A47C" w14:textId="77777777" w:rsidR="0063494C" w:rsidRDefault="0063494C" w:rsidP="000E18AB"/>
    <w:p w14:paraId="6FC61452" w14:textId="3DC92011" w:rsidR="00D31403" w:rsidRDefault="00717078" w:rsidP="000E18AB">
      <w:r>
        <w:t xml:space="preserve">The </w:t>
      </w:r>
      <w:r w:rsidR="006A70C7">
        <w:t>FMLA survey</w:t>
      </w:r>
      <w:r>
        <w:t xml:space="preserve">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r>
        <w:t>in order for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2BFAE13D" w:rsidR="00C611C1" w:rsidRDefault="00C611C1" w:rsidP="00C611C1">
      <w:pPr>
        <w:pStyle w:val="Heading2"/>
      </w:pPr>
      <w:bookmarkStart w:id="145" w:name="_Toc23253950"/>
      <w:r>
        <w:t>3.5</w:t>
      </w:r>
      <w:r>
        <w:tab/>
        <w:t>FMLA</w:t>
      </w:r>
      <w:r w:rsidR="006A70C7">
        <w:t xml:space="preserve"> Survey</w:t>
      </w:r>
      <w:r>
        <w:t xml:space="preserve"> to ACS </w:t>
      </w:r>
      <w:commentRangeStart w:id="146"/>
      <w:r>
        <w:t>Imputation</w:t>
      </w:r>
      <w:bookmarkEnd w:id="145"/>
      <w:commentRangeEnd w:id="146"/>
      <w:r w:rsidR="00B84A89">
        <w:rPr>
          <w:rStyle w:val="CommentReference"/>
          <w:rFonts w:eastAsia="Times New Roman" w:cs="Times New Roman"/>
          <w:b w:val="0"/>
          <w:bCs w:val="0"/>
          <w:color w:val="auto"/>
        </w:rPr>
        <w:commentReference w:id="146"/>
      </w:r>
    </w:p>
    <w:p w14:paraId="76858F69" w14:textId="77777777" w:rsidR="00F83CDB" w:rsidRPr="00F83CDB" w:rsidRDefault="00F83CDB" w:rsidP="00F83CDB"/>
    <w:p w14:paraId="21653DAC" w14:textId="0C30B5EF" w:rsidR="00A92E3B" w:rsidRDefault="00F83CDB" w:rsidP="0022479C">
      <w:r>
        <w:t>This section describes the functions defined in the 3</w:t>
      </w:r>
      <w:r>
        <w:rPr>
          <w:rFonts w:ascii="Courier New" w:hAnsi="Courier New" w:cs="Courier New"/>
        </w:rPr>
        <w:t>_impute_</w:t>
      </w:r>
      <w:r w:rsidRPr="003A6BF8">
        <w:rPr>
          <w:rFonts w:ascii="Courier New" w:hAnsi="Courier New" w:cs="Courier New"/>
        </w:rPr>
        <w:t>functions.R</w:t>
      </w:r>
      <w:r>
        <w:t xml:space="preserve"> file</w:t>
      </w:r>
      <w:r w:rsidR="001D4044">
        <w:t>, which</w:t>
      </w:r>
      <w:r>
        <w:t xml:space="preserve"> perform the imputation of a set </w:t>
      </w:r>
      <w:r w:rsidR="00676BD6">
        <w:t xml:space="preserve">of leave </w:t>
      </w:r>
      <w:r>
        <w:t xml:space="preserve">variables from the </w:t>
      </w:r>
      <w:r w:rsidR="006A70C7">
        <w:t>FMLA survey</w:t>
      </w:r>
      <w:r>
        <w:t xml:space="preserve"> to the ACS data set. </w:t>
      </w:r>
    </w:p>
    <w:p w14:paraId="2787EA77" w14:textId="77777777" w:rsidR="00A92E3B" w:rsidRDefault="00A92E3B" w:rsidP="0022479C"/>
    <w:p w14:paraId="243A913A" w14:textId="6E76BC77" w:rsidR="00A92E3B" w:rsidRDefault="00A92E3B" w:rsidP="000360C5">
      <w:pPr>
        <w:pStyle w:val="Heading3"/>
      </w:pPr>
      <w:bookmarkStart w:id="147" w:name="_Toc23253951"/>
      <w:r>
        <w:t>3.5.1</w:t>
      </w:r>
      <w:r w:rsidR="000360C5">
        <w:tab/>
        <w:t xml:space="preserve">The </w:t>
      </w:r>
      <w:r w:rsidR="000360C5" w:rsidRPr="0022479C">
        <w:rPr>
          <w:rStyle w:val="BodyTextChar"/>
        </w:rPr>
        <w:t>impute_fmla_to_acs()</w:t>
      </w:r>
      <w:r w:rsidR="000360C5">
        <w:t>Function</w:t>
      </w:r>
      <w:bookmarkEnd w:id="147"/>
    </w:p>
    <w:p w14:paraId="18132CFF" w14:textId="77777777" w:rsidR="000360C5" w:rsidRDefault="000360C5" w:rsidP="000360C5"/>
    <w:p w14:paraId="6E08B02B" w14:textId="003C59E2" w:rsidR="000360C5" w:rsidRPr="000360C5" w:rsidRDefault="000360C5" w:rsidP="000360C5">
      <w:r>
        <w:t>The</w:t>
      </w:r>
      <w:r w:rsidRPr="00F83CDB">
        <w:t xml:space="preserve"> </w:t>
      </w:r>
      <w:r w:rsidRPr="0022479C">
        <w:rPr>
          <w:rStyle w:val="BodyTextChar"/>
        </w:rPr>
        <w:t>impute_fmla_to_acs()</w:t>
      </w:r>
      <w:r>
        <w:t xml:space="preserve"> function executes the imputation. The remaining functions specify different methods that can be used to perform the imputation. The output of this function is an ACS data set with columns representing leave taking/needing, and other variables exclusively available in </w:t>
      </w:r>
      <w:r w:rsidR="006A70C7">
        <w:t>FMLA survey</w:t>
      </w:r>
      <w:r>
        <w:t xml:space="preserve"> that are required for the rest of the model.</w:t>
      </w:r>
    </w:p>
    <w:p w14:paraId="2AFAAE97" w14:textId="77777777" w:rsidR="000360C5" w:rsidRDefault="000360C5" w:rsidP="00DE6580"/>
    <w:p w14:paraId="2EB5325C" w14:textId="594696E8" w:rsidR="00DE6580" w:rsidRDefault="00DE6580" w:rsidP="00DE6580">
      <w:r>
        <w:t xml:space="preserve">To perform the </w:t>
      </w:r>
      <w:r w:rsidR="006A70C7">
        <w:t>FMLA survey</w:t>
      </w:r>
      <w:r>
        <w:t xml:space="preserve"> to ACS imputation, the model has </w:t>
      </w:r>
      <w:r w:rsidR="009F706B" w:rsidRPr="00AE5C30">
        <w:t>7</w:t>
      </w:r>
      <w:r w:rsidRPr="00AE5C30">
        <w:t xml:space="preserve"> d</w:t>
      </w:r>
      <w:r>
        <w:t>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KNN1_scratch()</w:t>
      </w:r>
      <w:r>
        <w:t>,</w:t>
      </w:r>
      <w:r w:rsidR="009F706B">
        <w:t xml:space="preserve"> </w:t>
      </w:r>
      <w:r w:rsidR="009F706B" w:rsidRPr="009F706B">
        <w:rPr>
          <w:rStyle w:val="BodyTextChar"/>
        </w:rPr>
        <w:t>KNN_multi()</w:t>
      </w:r>
      <w:r w:rsidR="009F706B">
        <w:t>,</w:t>
      </w:r>
      <w:r>
        <w:t xml:space="preserve"> </w:t>
      </w:r>
      <w:r w:rsidRPr="009F706B">
        <w:rPr>
          <w:rStyle w:val="BodyTextChar"/>
        </w:rPr>
        <w:t>logit_leave_method()</w:t>
      </w:r>
      <w:r w:rsidR="009F706B">
        <w:t xml:space="preserve">, </w:t>
      </w:r>
      <w:r w:rsidRPr="009F706B">
        <w:rPr>
          <w:rStyle w:val="BodyTextChar"/>
        </w:rPr>
        <w:t>Naive_Bayes()</w:t>
      </w:r>
      <w:r w:rsidR="009F706B">
        <w:t xml:space="preserve">, </w:t>
      </w:r>
      <w:r w:rsidRPr="009F706B">
        <w:rPr>
          <w:rStyle w:val="BodyTextChar"/>
        </w:rPr>
        <w:t>ridge_class()</w:t>
      </w:r>
      <w:r w:rsidR="009F706B">
        <w:t xml:space="preserve">, </w:t>
      </w:r>
      <w:r w:rsidRPr="009F706B">
        <w:rPr>
          <w:rStyle w:val="BodyTextChar"/>
        </w:rPr>
        <w:t>random_forest()</w:t>
      </w:r>
      <w:r w:rsidR="009F706B">
        <w:t xml:space="preserve">, and </w:t>
      </w:r>
      <w:r w:rsidR="005B4D17">
        <w:rPr>
          <w:rStyle w:val="BodyTextChar"/>
        </w:rPr>
        <w:t>xg_boost</w:t>
      </w:r>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85E08">
      <w:pPr>
        <w:pStyle w:val="ListParagraph"/>
        <w:numPr>
          <w:ilvl w:val="0"/>
          <w:numId w:val="7"/>
        </w:numPr>
      </w:pPr>
      <w:r>
        <w:t xml:space="preserve">The six </w:t>
      </w:r>
      <w:r w:rsidRPr="0022479C">
        <w:rPr>
          <w:rStyle w:val="BodyTextChar"/>
        </w:rPr>
        <w:t>take_*</w:t>
      </w:r>
      <w:r>
        <w:t xml:space="preserve"> variables</w:t>
      </w:r>
    </w:p>
    <w:p w14:paraId="01F7DB01" w14:textId="6A4AFECF" w:rsidR="0022479C" w:rsidRDefault="0022479C" w:rsidP="00285E08">
      <w:pPr>
        <w:pStyle w:val="ListParagraph"/>
        <w:numPr>
          <w:ilvl w:val="0"/>
          <w:numId w:val="7"/>
        </w:numPr>
      </w:pPr>
      <w:r>
        <w:t xml:space="preserve">The six </w:t>
      </w:r>
      <w:r w:rsidRPr="0022479C">
        <w:rPr>
          <w:rStyle w:val="BodyTextChar"/>
        </w:rPr>
        <w:t>need_*</w:t>
      </w:r>
      <w:r>
        <w:t xml:space="preserve"> variables</w:t>
      </w:r>
    </w:p>
    <w:p w14:paraId="446ED0BF" w14:textId="5F6DF0DA" w:rsidR="0022479C" w:rsidRDefault="0022479C" w:rsidP="00285E08">
      <w:pPr>
        <w:pStyle w:val="BodyText"/>
        <w:numPr>
          <w:ilvl w:val="0"/>
          <w:numId w:val="11"/>
        </w:numPr>
      </w:pPr>
      <w:r>
        <w:t>prop_pay</w:t>
      </w:r>
    </w:p>
    <w:p w14:paraId="33383CC3" w14:textId="64E23FEA" w:rsidR="0022479C" w:rsidRDefault="0022479C" w:rsidP="00285E08">
      <w:pPr>
        <w:pStyle w:val="BodyText"/>
        <w:numPr>
          <w:ilvl w:val="0"/>
          <w:numId w:val="11"/>
        </w:numPr>
      </w:pPr>
      <w:r>
        <w:t>resp_len</w:t>
      </w:r>
    </w:p>
    <w:p w14:paraId="17BDBC01" w14:textId="56BACDC5" w:rsidR="0022479C" w:rsidRDefault="0022479C" w:rsidP="00285E08">
      <w:pPr>
        <w:pStyle w:val="BodyText"/>
        <w:numPr>
          <w:ilvl w:val="0"/>
          <w:numId w:val="11"/>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285E08">
      <w:pPr>
        <w:pStyle w:val="ListParagraph"/>
        <w:numPr>
          <w:ilvl w:val="0"/>
          <w:numId w:val="11"/>
        </w:numPr>
        <w:rPr>
          <w:rStyle w:val="BodyTextChar"/>
          <w:rFonts w:ascii="Times New Roman" w:eastAsia="Times New Roman" w:hAnsi="Times New Roman" w:cs="Times New Roman"/>
        </w:rPr>
      </w:pPr>
      <w:r>
        <w:rPr>
          <w:rStyle w:val="BodyTextChar"/>
        </w:rPr>
        <w:t>KNN1_scratch</w:t>
      </w:r>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285E08">
      <w:pPr>
        <w:pStyle w:val="ListParagraph"/>
        <w:numPr>
          <w:ilvl w:val="0"/>
          <w:numId w:val="11"/>
        </w:numPr>
      </w:pPr>
      <w:r w:rsidRPr="009F706B">
        <w:rPr>
          <w:rStyle w:val="BodyTextChar"/>
        </w:rPr>
        <w:t>KNN_multi()</w:t>
      </w:r>
      <w:r>
        <w:t xml:space="preserve"> has an additional input, </w:t>
      </w:r>
      <w:r w:rsidRPr="009F706B">
        <w:rPr>
          <w:rStyle w:val="BodyTextChar"/>
        </w:rPr>
        <w:t>kval</w:t>
      </w:r>
      <w:r>
        <w:t xml:space="preserve">. This represents the number of nearest neighbors to find for each individual.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It currently use the “voting” imputation method; the mode value of the neighbors is imputed to the individual.</w:t>
      </w:r>
      <w:r w:rsidR="005B4428">
        <w:t xml:space="preserve"> No external packages are used.</w:t>
      </w:r>
    </w:p>
    <w:p w14:paraId="33F96496" w14:textId="423ED77C" w:rsidR="009F706B" w:rsidRDefault="003D196E" w:rsidP="00285E08">
      <w:pPr>
        <w:pStyle w:val="ListParagraph"/>
        <w:numPr>
          <w:ilvl w:val="0"/>
          <w:numId w:val="11"/>
        </w:numPr>
      </w:pPr>
      <w:r>
        <w:rPr>
          <w:rStyle w:val="BodyTextChar"/>
        </w:rPr>
        <w:t>logit_leave_method</w:t>
      </w:r>
      <w:r w:rsidRPr="009F706B">
        <w:rPr>
          <w:rStyle w:val="BodyTextChar"/>
        </w:rPr>
        <w:t>()</w:t>
      </w:r>
      <w:r>
        <w:t xml:space="preserve">uses a logit model for all variables except for </w:t>
      </w:r>
      <w:r w:rsidRPr="003D196E">
        <w:rPr>
          <w:rStyle w:val="BodyTextChar"/>
        </w:rPr>
        <w:t>prop_pay</w:t>
      </w:r>
      <w:r>
        <w:t>, which requires an ordinal logit.</w:t>
      </w:r>
      <w:r w:rsidR="005B4428">
        <w:t xml:space="preserve"> Logit regression is performed with the </w:t>
      </w:r>
      <w:r w:rsidR="005B4428" w:rsidRPr="005B4428">
        <w:rPr>
          <w:rStyle w:val="BodyTextChar"/>
        </w:rPr>
        <w:t>svyglm()</w:t>
      </w:r>
      <w:r w:rsidR="005B4428">
        <w:t xml:space="preserve"> function from the </w:t>
      </w:r>
      <w:r w:rsidR="005B4428" w:rsidRPr="005B4428">
        <w:rPr>
          <w:rStyle w:val="BodyTextChar"/>
        </w:rPr>
        <w:t>survey</w:t>
      </w:r>
      <w:r w:rsidR="005B4428">
        <w:t xml:space="preserve"> package. Ordinal logit regression is performed with the </w:t>
      </w:r>
      <w:r w:rsidR="005B4428" w:rsidRPr="005B4428">
        <w:rPr>
          <w:rStyle w:val="BodyTextChar"/>
        </w:rPr>
        <w:t>polr()</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285E08">
      <w:pPr>
        <w:pStyle w:val="ListParagraph"/>
        <w:numPr>
          <w:ilvl w:val="0"/>
          <w:numId w:val="11"/>
        </w:numPr>
      </w:pPr>
      <w:r w:rsidRPr="009F706B">
        <w:rPr>
          <w:rStyle w:val="BodyTextChar"/>
        </w:rPr>
        <w:lastRenderedPageBreak/>
        <w:t>Naive_Bayes()</w:t>
      </w:r>
      <w:r w:rsidR="008B550A">
        <w:t xml:space="preserve"> uses the </w:t>
      </w:r>
      <w:r w:rsidR="008B550A" w:rsidRPr="008B550A">
        <w:rPr>
          <w:rStyle w:val="BodyTextChar"/>
        </w:rPr>
        <w:t>naiveBayes()</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285E08">
      <w:pPr>
        <w:pStyle w:val="ListParagraph"/>
        <w:numPr>
          <w:ilvl w:val="0"/>
          <w:numId w:val="11"/>
        </w:numPr>
      </w:pPr>
      <w:r>
        <w:rPr>
          <w:rStyle w:val="BodyTextChar"/>
        </w:rPr>
        <w:t>ridge_class()</w:t>
      </w:r>
      <w:r>
        <w:t>normalizes all independent variables to 1.</w:t>
      </w:r>
      <w:r w:rsidR="00D3152C">
        <w:t xml:space="preserve"> </w:t>
      </w:r>
      <w:r w:rsidR="00D3152C" w:rsidRPr="003D196E">
        <w:rPr>
          <w:rStyle w:val="BodyTextChar"/>
        </w:rPr>
        <w:t>prop_pay</w:t>
      </w:r>
      <w:r w:rsidR="00D3152C">
        <w:rPr>
          <w:rStyle w:val="BodyTextChar"/>
        </w:rPr>
        <w:t xml:space="preserve"> </w:t>
      </w:r>
      <w:r w:rsidR="00D3152C">
        <w:t xml:space="preserve">is handled differently due to it being a ordered categorical variable. A separate binary variable for each </w:t>
      </w:r>
      <w:r w:rsidR="00D3152C" w:rsidRPr="003D196E">
        <w:rPr>
          <w:rStyle w:val="BodyTextChar"/>
        </w:rPr>
        <w:t>prop_pay</w:t>
      </w:r>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r w:rsidR="008B550A" w:rsidRPr="008B550A">
        <w:rPr>
          <w:rStyle w:val="BodyTextChar"/>
        </w:rPr>
        <w:t>lm.ridge()</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285E08">
      <w:pPr>
        <w:pStyle w:val="ListParagraph"/>
        <w:numPr>
          <w:ilvl w:val="0"/>
          <w:numId w:val="11"/>
        </w:numPr>
        <w:rPr>
          <w:rStyle w:val="BodyTextChar"/>
          <w:rFonts w:ascii="Times New Roman" w:eastAsia="Times New Roman" w:hAnsi="Times New Roman" w:cs="Times New Roman"/>
        </w:rPr>
      </w:pPr>
      <w:r w:rsidRPr="009F706B">
        <w:rPr>
          <w:rStyle w:val="BodyTextChar"/>
        </w:rPr>
        <w:t>random_forest()</w:t>
      </w:r>
      <w:r w:rsidR="008B550A">
        <w:t xml:space="preserve">uses the </w:t>
      </w:r>
      <w:r w:rsidR="008B550A" w:rsidRPr="008B550A">
        <w:rPr>
          <w:rStyle w:val="BodyTextChar"/>
        </w:rPr>
        <w:t>randomForest()</w:t>
      </w:r>
      <w:r w:rsidR="008B550A" w:rsidRPr="008B550A">
        <w:t xml:space="preserve"> </w:t>
      </w:r>
      <w:r w:rsidR="008B550A">
        <w:t xml:space="preserve">function from the </w:t>
      </w:r>
      <w:r w:rsidR="008B550A" w:rsidRPr="008B550A">
        <w:rPr>
          <w:rStyle w:val="BodyTextChar"/>
        </w:rPr>
        <w:t>randomForest</w:t>
      </w:r>
      <w:r w:rsidR="008B550A" w:rsidRPr="008B550A">
        <w:t xml:space="preserve"> </w:t>
      </w:r>
      <w:r w:rsidR="008B550A">
        <w:t xml:space="preserve">package. </w:t>
      </w:r>
      <w:r w:rsidR="008B550A" w:rsidRPr="003D196E">
        <w:rPr>
          <w:rStyle w:val="BodyTextChar"/>
        </w:rPr>
        <w:t>prop_pay</w:t>
      </w:r>
      <w:r w:rsidR="008B550A">
        <w:rPr>
          <w:rStyle w:val="BodyTextChar"/>
        </w:rPr>
        <w:t xml:space="preserve"> </w:t>
      </w:r>
      <w:r w:rsidR="008B550A">
        <w:t>is handled differently due to it being a ordered categorical variable. The model uses a penalized intercept.</w:t>
      </w:r>
    </w:p>
    <w:p w14:paraId="7AA86C14" w14:textId="4A961BA7" w:rsidR="00240FFD" w:rsidRPr="00A57858" w:rsidRDefault="00A57858" w:rsidP="00285E08">
      <w:pPr>
        <w:pStyle w:val="ListParagraph"/>
        <w:numPr>
          <w:ilvl w:val="0"/>
          <w:numId w:val="11"/>
        </w:numPr>
      </w:pPr>
      <w:r w:rsidRPr="00A57858">
        <w:rPr>
          <w:rStyle w:val="BodyTextChar"/>
        </w:rPr>
        <w:t>xg_boost</w:t>
      </w:r>
      <w:r w:rsidR="00240FFD" w:rsidRPr="00A57858">
        <w:rPr>
          <w:rStyle w:val="BodyTextChar"/>
        </w:rPr>
        <w:t>()</w:t>
      </w:r>
      <w:r w:rsidRPr="00A57858">
        <w:rPr>
          <w:rStyle w:val="BodyTextChar"/>
        </w:rPr>
        <w:t xml:space="preserve"> </w:t>
      </w:r>
      <w:r w:rsidRPr="00A57858">
        <w:t>uses the</w:t>
      </w:r>
      <w:r w:rsidRPr="00A57858">
        <w:rPr>
          <w:rStyle w:val="BodyTextChar"/>
        </w:rPr>
        <w:t xml:space="preserve"> xgb() </w:t>
      </w:r>
      <w:r w:rsidRPr="00A57858">
        <w:t>function from the</w:t>
      </w:r>
      <w:r w:rsidRPr="00A57858">
        <w:rPr>
          <w:rStyle w:val="BodyTextChar"/>
        </w:rPr>
        <w:t xml:space="preserve"> xgboost </w:t>
      </w:r>
      <w:r w:rsidRPr="00A57858">
        <w:t>package</w:t>
      </w:r>
      <w:r>
        <w:t>.</w:t>
      </w:r>
      <w:r w:rsidRPr="00A57858">
        <w:rPr>
          <w:rStyle w:val="BodyTextChar"/>
        </w:rPr>
        <w:t xml:space="preserve"> </w:t>
      </w:r>
      <w:r w:rsidRPr="003D196E">
        <w:rPr>
          <w:rStyle w:val="BodyTextChar"/>
        </w:rPr>
        <w:t>prop_pay</w:t>
      </w:r>
      <w:r>
        <w:rPr>
          <w:rStyle w:val="BodyTextChar"/>
        </w:rPr>
        <w:t xml:space="preserve"> </w:t>
      </w:r>
      <w:r>
        <w:t>is handled differently due to it being a ordered categorical variable.</w:t>
      </w:r>
    </w:p>
    <w:p w14:paraId="1F6535EC" w14:textId="77777777" w:rsidR="009F706B" w:rsidRDefault="009F706B" w:rsidP="00F83CDB"/>
    <w:p w14:paraId="6DD58585" w14:textId="6F98E5F0" w:rsidR="00A92E3B" w:rsidRDefault="00E573FA" w:rsidP="00A92E3B">
      <w:pPr>
        <w:pStyle w:val="Heading3"/>
      </w:pPr>
      <w:bookmarkStart w:id="148" w:name="_Toc23253952"/>
      <w:r>
        <w:t>3.5</w:t>
      </w:r>
      <w:r w:rsidR="000360C5">
        <w:t>.2</w:t>
      </w:r>
      <w:r w:rsidR="00A92E3B">
        <w:tab/>
      </w:r>
      <w:r w:rsidR="00CE570F">
        <w:t>Hard-Coded</w:t>
      </w:r>
      <w:r w:rsidR="00A92E3B">
        <w:t xml:space="preserve"> Imputation Methods</w:t>
      </w:r>
      <w:bookmarkEnd w:id="148"/>
    </w:p>
    <w:p w14:paraId="40D606F4" w14:textId="77777777" w:rsidR="00A92E3B" w:rsidRDefault="00A92E3B" w:rsidP="00F83CDB"/>
    <w:p w14:paraId="6BEEB48C" w14:textId="29CBEF75" w:rsidR="0048763A" w:rsidRDefault="00F83CDB" w:rsidP="0048763A">
      <w:r>
        <w:t>Logistic and ordinal logistic regression are one available option</w:t>
      </w:r>
      <w:r w:rsidR="0022479C">
        <w:t xml:space="preserve"> for </w:t>
      </w:r>
      <w:r w:rsidR="006A70C7">
        <w:t>FMLA survey</w:t>
      </w:r>
      <w:r w:rsidR="0022479C">
        <w:t xml:space="preserve"> to ACS imputation</w:t>
      </w:r>
      <w:r>
        <w:t xml:space="preserve">, but are also the functions used in other parts of the model to perform other kinds of imputations. </w:t>
      </w:r>
      <w:r w:rsidR="00031CD0">
        <w:t>The 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r w:rsidR="0048763A" w:rsidRPr="00952918">
        <w:rPr>
          <w:rFonts w:ascii="Courier New" w:hAnsi="Courier New" w:cs="Courier New"/>
        </w:rPr>
        <w:t>runLogitEstimate(</w:t>
      </w:r>
      <w:r w:rsidR="0048763A">
        <w:rPr>
          <w:rFonts w:ascii="Courier New" w:hAnsi="Courier New" w:cs="Courier New"/>
        </w:rPr>
        <w:t>)</w:t>
      </w:r>
      <w:r w:rsidR="0048763A">
        <w:t>,</w:t>
      </w:r>
      <w:r w:rsidR="0048763A">
        <w:rPr>
          <w:rFonts w:ascii="Courier New" w:hAnsi="Courier New" w:cs="Courier New"/>
        </w:rPr>
        <w:t xml:space="preserve"> </w:t>
      </w:r>
      <w:r w:rsidR="0048763A" w:rsidRPr="00952918">
        <w:rPr>
          <w:rFonts w:ascii="Courier New" w:hAnsi="Courier New" w:cs="Courier New"/>
        </w:rPr>
        <w:t>runOrdinalEstimate()</w:t>
      </w:r>
      <w:r w:rsidR="0048763A">
        <w:t>, and</w:t>
      </w:r>
      <w:r w:rsidR="0048763A">
        <w:rPr>
          <w:rFonts w:ascii="Courier New" w:hAnsi="Courier New" w:cs="Courier New"/>
        </w:rPr>
        <w:t xml:space="preserve"> runRandDraw</w:t>
      </w:r>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w:t>
      </w:r>
      <w:r w:rsidR="006A70C7">
        <w:t>FMLA survey</w:t>
      </w:r>
      <w:r w:rsidR="0048763A">
        <w:t xml:space="preserve">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r w:rsidRPr="00952918">
        <w:rPr>
          <w:rFonts w:ascii="Courier New" w:hAnsi="Courier New" w:cs="Courier New"/>
        </w:rPr>
        <w:t>runLogitEstimate(</w:t>
      </w:r>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r w:rsidR="008B550A" w:rsidRPr="005B4428">
        <w:rPr>
          <w:rStyle w:val="BodyTextChar"/>
        </w:rPr>
        <w:t>svyglm()</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r w:rsidRPr="00952918">
        <w:rPr>
          <w:rFonts w:ascii="Courier New" w:hAnsi="Courier New" w:cs="Courier New"/>
        </w:rPr>
        <w:t>runOrdinalEstimate()</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r w:rsidR="008B550A" w:rsidRPr="005B4428">
        <w:rPr>
          <w:rStyle w:val="BodyTextChar"/>
        </w:rPr>
        <w:t>polr()</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lastRenderedPageBreak/>
        <w:t xml:space="preserve">The </w:t>
      </w:r>
      <w:r w:rsidRPr="00952918">
        <w:rPr>
          <w:rFonts w:ascii="Courier New" w:hAnsi="Courier New" w:cs="Courier New"/>
        </w:rPr>
        <w:t>run</w:t>
      </w:r>
      <w:r>
        <w:rPr>
          <w:rFonts w:ascii="Courier New" w:hAnsi="Courier New" w:cs="Courier New"/>
        </w:rPr>
        <w:t>RandDraw</w:t>
      </w:r>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285E08">
      <w:pPr>
        <w:pStyle w:val="ListParagraph"/>
        <w:numPr>
          <w:ilvl w:val="0"/>
          <w:numId w:val="12"/>
        </w:numPr>
      </w:pPr>
      <w:r>
        <w:t>To impute relevant variables from CPS to ACS (logit/ordinal logit)</w:t>
      </w:r>
    </w:p>
    <w:p w14:paraId="4F0814AB" w14:textId="117777F6" w:rsidR="0048763A" w:rsidRDefault="0048763A" w:rsidP="00285E08">
      <w:pPr>
        <w:pStyle w:val="ListParagraph"/>
        <w:numPr>
          <w:ilvl w:val="0"/>
          <w:numId w:val="12"/>
        </w:numPr>
      </w:pPr>
      <w:r>
        <w:t>To perform an intra-</w:t>
      </w:r>
      <w:r w:rsidR="006A70C7">
        <w:t>FMLA survey</w:t>
      </w:r>
      <w:r>
        <w:t xml:space="preserve"> imputation of leave taking </w:t>
      </w:r>
      <w:r w:rsidR="005C6D56">
        <w:t xml:space="preserve">within </w:t>
      </w:r>
      <w:r w:rsidR="006A70C7">
        <w:t>FMLA survey data</w:t>
      </w:r>
      <w:r w:rsidR="005C6D56">
        <w:t xml:space="preserve"> </w:t>
      </w:r>
      <w:r>
        <w:t xml:space="preserve">(logit). </w:t>
      </w:r>
    </w:p>
    <w:p w14:paraId="1F32BACF" w14:textId="790A64A3" w:rsidR="0048763A" w:rsidRDefault="0048763A" w:rsidP="00285E08">
      <w:pPr>
        <w:pStyle w:val="ListParagraph"/>
        <w:numPr>
          <w:ilvl w:val="0"/>
          <w:numId w:val="12"/>
        </w:numPr>
      </w:pPr>
      <w:r>
        <w:t>To impute leave lengths for those lacking leave length (random draw).</w:t>
      </w:r>
    </w:p>
    <w:p w14:paraId="2E065DE2" w14:textId="6953BEF0" w:rsidR="0048763A" w:rsidRDefault="0048763A" w:rsidP="00285E08">
      <w:pPr>
        <w:pStyle w:val="ListParagraph"/>
        <w:numPr>
          <w:ilvl w:val="0"/>
          <w:numId w:val="12"/>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149" w:name="_Toc23253953"/>
      <w:r>
        <w:t>3.6</w:t>
      </w:r>
      <w:r>
        <w:tab/>
        <w:t>Post-Imputation Functions</w:t>
      </w:r>
      <w:bookmarkEnd w:id="149"/>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r w:rsidRPr="003A6BF8">
        <w:rPr>
          <w:rFonts w:ascii="Courier New" w:hAnsi="Courier New" w:cs="Courier New"/>
        </w:rPr>
        <w:t>functions.R</w:t>
      </w:r>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t xml:space="preserve">There are </w:t>
      </w:r>
      <w:commentRangeStart w:id="150"/>
      <w:r>
        <w:t>12</w:t>
      </w:r>
      <w:commentRangeEnd w:id="150"/>
      <w:r w:rsidR="00CF5CC6">
        <w:rPr>
          <w:rStyle w:val="CommentReference"/>
        </w:rPr>
        <w:commentReference w:id="150"/>
      </w:r>
      <w:r>
        <w:t xml:space="preserve">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All of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151" w:name="_Toc23253954"/>
      <w:r>
        <w:t>3.6.1</w:t>
      </w:r>
      <w:r>
        <w:tab/>
        <w:t xml:space="preserve">The </w:t>
      </w:r>
      <w:r w:rsidRPr="00A33970">
        <w:rPr>
          <w:rStyle w:val="BodyTextChar"/>
        </w:rPr>
        <w:t>LEAVEPROGRAM()</w:t>
      </w:r>
      <w:r>
        <w:t xml:space="preserve"> Function</w:t>
      </w:r>
      <w:bookmarkEnd w:id="151"/>
    </w:p>
    <w:p w14:paraId="5F46BA9E" w14:textId="77777777" w:rsidR="00494781" w:rsidRDefault="00494781" w:rsidP="00494781">
      <w:pPr>
        <w:pStyle w:val="Heading3"/>
      </w:pPr>
    </w:p>
    <w:p w14:paraId="55C29AB0" w14:textId="24578C2B" w:rsidR="00F46B79" w:rsidRPr="00FE7B8E" w:rsidDel="00722085" w:rsidRDefault="00225889" w:rsidP="00F46B79">
      <w:pPr>
        <w:rPr>
          <w:del w:id="152" w:author="Jessica Smith" w:date="2020-02-03T16:48:00Z"/>
        </w:rPr>
      </w:pPr>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r w:rsidR="00C04665" w:rsidRPr="0001143A">
        <w:rPr>
          <w:rFonts w:ascii="Courier New" w:hAnsi="Courier New" w:cs="Courier New"/>
          <w:color w:val="000000" w:themeColor="text1"/>
        </w:rPr>
        <w:t>LEAVEPROGRAM()</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r w:rsidRPr="00E57D17">
        <w:rPr>
          <w:rFonts w:ascii="Courier New" w:hAnsi="Courier New" w:cs="Courier New"/>
          <w:color w:val="000000" w:themeColor="text1"/>
        </w:rPr>
        <w:t>take_x</w:t>
      </w:r>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6D208654" w14:textId="02485EFD" w:rsidR="00F46B79" w:rsidRDefault="00F46B79" w:rsidP="00494781"/>
    <w:p w14:paraId="2D70CBB4" w14:textId="77777777" w:rsidR="00F46B79" w:rsidRPr="00494781" w:rsidRDefault="00F46B79" w:rsidP="00494781"/>
    <w:p w14:paraId="3DF5D8F7" w14:textId="2C077317" w:rsidR="00494781" w:rsidRDefault="00494781" w:rsidP="00494781">
      <w:pPr>
        <w:pStyle w:val="Heading3"/>
      </w:pPr>
      <w:bookmarkStart w:id="153" w:name="_Toc23253955"/>
      <w:r>
        <w:t>3.6.2</w:t>
      </w:r>
      <w:r>
        <w:tab/>
        <w:t xml:space="preserve">The </w:t>
      </w:r>
      <w:r w:rsidRPr="00A33970">
        <w:rPr>
          <w:rStyle w:val="BodyTextChar"/>
        </w:rPr>
        <w:t>impute_leave_length()</w:t>
      </w:r>
      <w:r>
        <w:t xml:space="preserve"> Function</w:t>
      </w:r>
      <w:bookmarkEnd w:id="153"/>
    </w:p>
    <w:p w14:paraId="6F2BE35C" w14:textId="77777777" w:rsidR="00B5425E" w:rsidRDefault="00B5425E" w:rsidP="00494781"/>
    <w:p w14:paraId="2351ED63" w14:textId="06B1E222" w:rsidR="00FC67B7" w:rsidRDefault="00094F31" w:rsidP="00B5425E">
      <w:r>
        <w:t xml:space="preserve">The </w:t>
      </w:r>
      <w:r w:rsidRPr="00094F31">
        <w:rPr>
          <w:rStyle w:val="BodyTextChar"/>
        </w:rPr>
        <w:t>impute_leave_length()</w:t>
      </w:r>
      <w:r>
        <w:t xml:space="preserve"> function </w:t>
      </w:r>
      <w:r w:rsidR="00B5425E">
        <w:t xml:space="preserve">adds </w:t>
      </w:r>
      <w:r>
        <w:t xml:space="preserve">in leave lengths </w:t>
      </w:r>
      <w:r w:rsidR="00FC67B7">
        <w:t xml:space="preserve">to ACS data </w:t>
      </w:r>
      <w:r>
        <w:t xml:space="preserve">through a random draw from applicable </w:t>
      </w:r>
      <w:r w:rsidR="006A70C7">
        <w:t>FMLA survey</w:t>
      </w:r>
      <w:r>
        <w:t xml:space="preserve">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w:t>
      </w:r>
      <w:r w:rsidR="00FC67B7">
        <w:lastRenderedPageBreak/>
        <w:t xml:space="preserve">leave and whether a state leave program was available. A cross-tabulation of the mean leave lengths by these characteristics in </w:t>
      </w:r>
      <w:r w:rsidR="006A70C7">
        <w:t>FMLA survey</w:t>
      </w:r>
      <w:r w:rsidR="00FC67B7">
        <w:t xml:space="preserve"> data supports this assumption (see the large variations observed in Exhibit </w:t>
      </w:r>
      <w:r w:rsidR="0077258D">
        <w:t>8</w:t>
      </w:r>
      <w:r w:rsidR="00FC67B7">
        <w:t xml:space="preserve"> below). The ACM model did not directly impute leave length via regression like other leave variables were. Instead, the ACM model conducted a random draw from the lengths of the same type of leaves observed in </w:t>
      </w:r>
      <w:r w:rsidR="006A70C7">
        <w:t>FMLA survey</w:t>
      </w:r>
      <w:r w:rsidR="00FC67B7">
        <w:t xml:space="preserve">. ACM wished to also draw randomly conditional on receiving state pay or not. However, only Own Health leaves had </w:t>
      </w:r>
      <w:r w:rsidR="00074064">
        <w:t>sufficient</w:t>
      </w:r>
      <w:r w:rsidR="00FC67B7">
        <w:t xml:space="preserve"> sample size in the “received state pay” subgroup (see Exhibit </w:t>
      </w:r>
      <w:r w:rsidR="0077258D">
        <w:t>9</w:t>
      </w:r>
      <w:r w:rsidR="00FC67B7">
        <w:t xml:space="preserve"> below). </w:t>
      </w:r>
      <w:r w:rsidR="00350B39">
        <w:t>We follow ACM’s random draw method and subgroup strategy to impute leave length</w:t>
      </w:r>
      <w:r w:rsidR="009E0838">
        <w:t xml:space="preserve"> in this function</w:t>
      </w:r>
      <w:r w:rsidR="00350B39">
        <w:t xml:space="preserve">. </w:t>
      </w:r>
      <w:r w:rsidR="004B1021">
        <w:t>Currently</w:t>
      </w:r>
      <w:r w:rsidR="004B1021" w:rsidRPr="004B1021">
        <w:t xml:space="preserve"> </w:t>
      </w:r>
      <w:r w:rsidR="004B1021">
        <w:t>in the R model, leave extension is independent of the specified wage replacement ratio.</w:t>
      </w:r>
    </w:p>
    <w:p w14:paraId="4D81D571" w14:textId="77777777" w:rsidR="00B5425E" w:rsidRDefault="00B5425E" w:rsidP="00B5425E"/>
    <w:p w14:paraId="03D2FF9F" w14:textId="3C0A82D1" w:rsidR="00B5425E" w:rsidRPr="00610AAD" w:rsidRDefault="00610AAD" w:rsidP="00610AAD">
      <w:pPr>
        <w:pStyle w:val="Caption"/>
        <w:rPr>
          <w:b w:val="0"/>
        </w:rPr>
      </w:pPr>
      <w:r>
        <w:t xml:space="preserve">Exhibit </w:t>
      </w:r>
      <w:fldSimple w:instr=" SEQ Exhibit \* ARABIC ">
        <w:r w:rsidR="00BC72C9">
          <w:rPr>
            <w:noProof/>
          </w:rPr>
          <w:t>8</w:t>
        </w:r>
      </w:fldSimple>
      <w:r w:rsidR="00B5425E" w:rsidRPr="000B7CE5">
        <w:t xml:space="preserve">. </w:t>
      </w:r>
      <w:r w:rsidR="00B5425E">
        <w:t>Mean</w:t>
      </w:r>
      <w:r w:rsidR="00B5425E" w:rsidRPr="000B7CE5">
        <w:t xml:space="preserve"> Leave Length</w:t>
      </w:r>
      <w:r w:rsidR="00B5425E">
        <w:t xml:space="preserve"> in Days, by Leave Type</w:t>
      </w:r>
    </w:p>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66263BEE" w:rsidR="00B5425E" w:rsidRDefault="00610AAD" w:rsidP="00610AAD">
      <w:pPr>
        <w:pStyle w:val="Caption"/>
        <w:rPr>
          <w:b w:val="0"/>
        </w:rPr>
      </w:pPr>
      <w:r>
        <w:t xml:space="preserve">Exhibit </w:t>
      </w:r>
      <w:fldSimple w:instr=" SEQ Exhibit \* ARABIC ">
        <w:r w:rsidR="00BC72C9">
          <w:rPr>
            <w:noProof/>
          </w:rPr>
          <w:t>9</w:t>
        </w:r>
      </w:fldSimple>
      <w:r w:rsidR="00B5425E" w:rsidRPr="000B7CE5">
        <w:t>. Number of FMLA</w:t>
      </w:r>
      <w:r w:rsidR="006A70C7">
        <w:t xml:space="preserve"> Survey</w:t>
      </w:r>
      <w:r w:rsidR="00B5425E" w:rsidRPr="000B7CE5">
        <w:t xml:space="preserve"> Observations Reporting Leave Length</w:t>
      </w: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610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4"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4"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4"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4"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4"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4"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4"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4"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610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4"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4"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610A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4"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4"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154" w:name="_Toc23253956"/>
      <w:r>
        <w:t>3.6.3</w:t>
      </w:r>
      <w:r>
        <w:tab/>
        <w:t xml:space="preserve">The </w:t>
      </w:r>
      <w:r w:rsidRPr="00A33970">
        <w:rPr>
          <w:rStyle w:val="BodyTextChar"/>
        </w:rPr>
        <w:t>CLONEFACTOR()</w:t>
      </w:r>
      <w:r>
        <w:t xml:space="preserve"> Function</w:t>
      </w:r>
      <w:bookmarkEnd w:id="154"/>
    </w:p>
    <w:p w14:paraId="3C9E25E9" w14:textId="77777777" w:rsidR="00494781" w:rsidRDefault="00494781" w:rsidP="00494781"/>
    <w:p w14:paraId="3B1C5666" w14:textId="62C9DBE6" w:rsidR="00494781" w:rsidRPr="00494781" w:rsidRDefault="003C7CBE" w:rsidP="00494781">
      <w:r>
        <w:t>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 low from our own tests, and ACS sample size is generally sufficient. We don’t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155" w:name="_Toc23253957"/>
      <w:r>
        <w:t>3.6.4</w:t>
      </w:r>
      <w:r>
        <w:tab/>
        <w:t xml:space="preserve">The </w:t>
      </w:r>
      <w:r w:rsidRPr="00A33970">
        <w:rPr>
          <w:rStyle w:val="BodyTextChar"/>
        </w:rPr>
        <w:t>PAY_SCHEDULE()</w:t>
      </w:r>
      <w:r>
        <w:t xml:space="preserve"> Function</w:t>
      </w:r>
      <w:bookmarkEnd w:id="155"/>
    </w:p>
    <w:p w14:paraId="492B47B8" w14:textId="77777777" w:rsidR="00494781" w:rsidRDefault="00494781" w:rsidP="00494781"/>
    <w:p w14:paraId="7D98E6C8" w14:textId="6358A75F" w:rsidR="00BA7C95" w:rsidRDefault="00A33970" w:rsidP="00494781">
      <w:r>
        <w:t>Employer pay received is important to establish before simulating individuals’ decision to participate in the leave program</w:t>
      </w:r>
      <w:r w:rsidR="00DD4CD4">
        <w:t xml:space="preserve"> under the assumption of exclusive participation</w:t>
      </w:r>
      <w:r>
        <w:t>.</w:t>
      </w:r>
      <w:r w:rsidR="00BA7C95">
        <w:t xml:space="preserve"> But the schedule of pay received over the duration of the leave is not always constant in reality. Some employers </w:t>
      </w:r>
      <w:r w:rsidR="00BA7C95">
        <w:lastRenderedPageBreak/>
        <w:t>will only cover part of the leave.</w:t>
      </w:r>
      <w:r>
        <w:t xml:space="preserve"> </w:t>
      </w:r>
      <w:r w:rsidRPr="00A33970">
        <w:rPr>
          <w:rStyle w:val="BodyTextChar"/>
        </w:rPr>
        <w:t>PAY_SCHEDULE()</w:t>
      </w:r>
      <w:r w:rsidR="00BA7C95">
        <w:t>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2001 Westat survey:</w:t>
      </w:r>
      <w:r w:rsidR="003F4572">
        <w:rPr>
          <w:rStyle w:val="FootnoteReference"/>
        </w:rPr>
        <w:footnoteReference w:id="14"/>
      </w:r>
      <w:r w:rsidR="00BA7C95">
        <w:t xml:space="preserve">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r w:rsidR="00BA7C95" w:rsidRPr="00BA7C95">
        <w:rPr>
          <w:rStyle w:val="BodyTextChar"/>
        </w:rPr>
        <w:t>prop_pay</w:t>
      </w:r>
      <w:r w:rsidR="00BA7C95">
        <w:t xml:space="preserve">). The table of conditional probabilities observed in the Westat survey is shown in Exhibit </w:t>
      </w:r>
      <w:r w:rsidR="0077258D">
        <w:t>10</w:t>
      </w:r>
      <w:r w:rsidR="00BA7C95">
        <w:t xml:space="preserve"> below.</w:t>
      </w:r>
    </w:p>
    <w:p w14:paraId="1D43230A" w14:textId="77777777" w:rsidR="00E50E86" w:rsidRPr="00494781" w:rsidRDefault="00E50E86" w:rsidP="00494781"/>
    <w:p w14:paraId="4DFCCA08" w14:textId="00914223" w:rsidR="00494781" w:rsidRDefault="00610AAD" w:rsidP="00610AAD">
      <w:pPr>
        <w:pStyle w:val="Caption"/>
      </w:pPr>
      <w:r>
        <w:t xml:space="preserve">Exhibit </w:t>
      </w:r>
      <w:fldSimple w:instr=" SEQ Exhibit \* ARABIC ">
        <w:r w:rsidR="00BC72C9">
          <w:rPr>
            <w:noProof/>
          </w:rPr>
          <w:t>10</w:t>
        </w:r>
      </w:fldSimple>
      <w:r w:rsidR="00BA7C95">
        <w:t xml:space="preserve">. Pay Schedule and Amount in the Westat 2001 Survey </w:t>
      </w:r>
    </w:p>
    <w:p w14:paraId="687EA0B2" w14:textId="77777777" w:rsidR="00BA7C95" w:rsidRPr="00BA7C95" w:rsidRDefault="00BA7C95" w:rsidP="00BA7C95"/>
    <w:p w14:paraId="0ED17EC2" w14:textId="20E01E66" w:rsidR="00BA7C95" w:rsidRDefault="00BA7C95" w:rsidP="00BA7C95">
      <w:pPr>
        <w:jc w:val="center"/>
      </w:pPr>
      <w:r>
        <w:rPr>
          <w:noProof/>
        </w:rPr>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r w:rsidR="005419D8" w:rsidRPr="005419D8">
        <w:rPr>
          <w:rStyle w:val="BodyTextChar"/>
        </w:rPr>
        <w:t>prop_pay</w:t>
      </w:r>
      <w:r w:rsidR="005419D8">
        <w:t xml:space="preserve"> variable establishes the </w:t>
      </w:r>
      <w:r w:rsidR="005419D8" w:rsidRPr="005419D8">
        <w:rPr>
          <w:i/>
        </w:rPr>
        <w:t>total</w:t>
      </w:r>
      <w:r w:rsidR="005419D8">
        <w:t xml:space="preserve"> proportion of wages the employer will give them over the leave period, but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19CC6199" w:rsidR="007F4FC3" w:rsidRDefault="005419D8" w:rsidP="00BA7C95">
      <w:r>
        <w:t xml:space="preserve">For example, consider an individual who normally earns a daily wage of $100 and has a </w:t>
      </w:r>
      <w:r w:rsidRPr="005419D8">
        <w:rPr>
          <w:rStyle w:val="BodyTextChar"/>
        </w:rPr>
        <w:t>prop_pay</w:t>
      </w:r>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 xml:space="preserve">An illustrative example of how employer pay is distributed for each schedule is given in Exhibit </w:t>
      </w:r>
      <w:r w:rsidR="0077258D">
        <w:t>11</w:t>
      </w:r>
      <w:r w:rsidR="007F4FC3">
        <w:t xml:space="preserve"> below.</w:t>
      </w:r>
    </w:p>
    <w:p w14:paraId="0058167B" w14:textId="77777777" w:rsidR="007F4FC3" w:rsidRDefault="007F4FC3" w:rsidP="00BA7C95"/>
    <w:p w14:paraId="14B92D9D" w14:textId="4DC0B82D" w:rsidR="007F4FC3" w:rsidRDefault="00610AAD" w:rsidP="00610AAD">
      <w:pPr>
        <w:pStyle w:val="Caption"/>
        <w:rPr>
          <w:b w:val="0"/>
        </w:rPr>
      </w:pPr>
      <w:r>
        <w:t xml:space="preserve">Exhibit </w:t>
      </w:r>
      <w:fldSimple w:instr=" SEQ Exhibit \* ARABIC ">
        <w:r w:rsidR="00BC72C9">
          <w:rPr>
            <w:noProof/>
          </w:rPr>
          <w:t>11</w:t>
        </w:r>
      </w:fldSimple>
      <w:r w:rsidR="007F4FC3">
        <w:t>.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156" w:name="_Toc23253958"/>
      <w:r>
        <w:t>3.6.5</w:t>
      </w:r>
      <w:r>
        <w:tab/>
        <w:t xml:space="preserve">The </w:t>
      </w:r>
      <w:r w:rsidRPr="00A33970">
        <w:rPr>
          <w:rStyle w:val="BodyTextChar"/>
        </w:rPr>
        <w:t>ELIGIBILITYRULES()</w:t>
      </w:r>
      <w:r>
        <w:t xml:space="preserve"> Function</w:t>
      </w:r>
      <w:bookmarkEnd w:id="156"/>
    </w:p>
    <w:p w14:paraId="419DBB54" w14:textId="77777777" w:rsidR="00494781" w:rsidRDefault="00494781" w:rsidP="00494781"/>
    <w:p w14:paraId="6C9F1B41" w14:textId="0A2BB62E" w:rsidR="00494781" w:rsidRDefault="007A6EAC" w:rsidP="00494781">
      <w:r>
        <w:t xml:space="preserve">The </w:t>
      </w:r>
      <w:r w:rsidRPr="00A33970">
        <w:rPr>
          <w:rStyle w:val="BodyTextChar"/>
        </w:rPr>
        <w:t>ELIGIBILITYRULES()</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r w:rsidR="00EC7C19" w:rsidRPr="00EC7C19">
        <w:rPr>
          <w:rStyle w:val="BodyTextChar"/>
        </w:rPr>
        <w:t>ann_hours</w:t>
      </w:r>
      <w:r w:rsidR="00EC7C19">
        <w:t>), and minimum firm size of employer (</w:t>
      </w:r>
      <w:r w:rsidR="00EC7C19" w:rsidRPr="00EC7C19">
        <w:rPr>
          <w:rStyle w:val="BodyTextChar"/>
        </w:rPr>
        <w:t>minsize</w:t>
      </w:r>
      <w:r w:rsidR="00EC7C19">
        <w:t xml:space="preserve">) . The user can also specify the logic all combinations of these eligibility criteria with “and” or “or” operators (i.e. individuals must meet minimums for </w:t>
      </w:r>
      <w:r w:rsidR="00EC7C19" w:rsidRPr="00EC7C19">
        <w:rPr>
          <w:rStyle w:val="BodyTextChar"/>
        </w:rPr>
        <w:t>ann_hour</w:t>
      </w:r>
      <w:r w:rsidR="00EC7C19">
        <w:rPr>
          <w:rStyle w:val="BodyTextChar"/>
        </w:rPr>
        <w:t>s</w:t>
      </w:r>
      <w:r w:rsidR="00EC7C19">
        <w:t xml:space="preserve"> AND </w:t>
      </w:r>
      <w:r w:rsidR="00EC7C19" w:rsidRPr="00EC7C19">
        <w:rPr>
          <w:rStyle w:val="BodyTextChar"/>
        </w:rPr>
        <w:t>weeks</w:t>
      </w:r>
      <w:r w:rsidR="00EC7C19">
        <w:t xml:space="preserve"> OR </w:t>
      </w:r>
      <w:r w:rsidR="00EC7C19" w:rsidRPr="00EC7C19">
        <w:rPr>
          <w:rStyle w:val="BodyTextChar"/>
        </w:rPr>
        <w:t>minsize</w:t>
      </w:r>
      <w:r w:rsidR="00EC7C19">
        <w:t xml:space="preserve">). This is done using the </w:t>
      </w:r>
      <w:r w:rsidR="00EC7C19" w:rsidRPr="00EC7C19">
        <w:rPr>
          <w:rStyle w:val="BodyTextChar"/>
        </w:rPr>
        <w:t>elig_rule_logic</w:t>
      </w:r>
      <w:r w:rsidR="00EC7C19">
        <w:t xml:space="preserve"> parameter. The function generates a binary variable, </w:t>
      </w:r>
      <w:r w:rsidR="00EC7C19" w:rsidRPr="00EC7C19">
        <w:rPr>
          <w:rStyle w:val="BodyTextChar"/>
        </w:rPr>
        <w:t>eligworker</w:t>
      </w:r>
      <w:r w:rsidR="00EC7C19">
        <w:t>, to note each individual’s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each individual will receive as benefits. Under the default simulation settings, this is a flat rate for all participants specified by the </w:t>
      </w:r>
      <w:r w:rsidRPr="004D265C">
        <w:rPr>
          <w:rStyle w:val="BodyTextChar"/>
        </w:rPr>
        <w:t>base_bene_level</w:t>
      </w:r>
      <w:r>
        <w:t xml:space="preserve"> parameter. However, there is also the option to implement a formulaic distribution of benefits by income brackets. This is handled by the </w:t>
      </w:r>
      <w:r w:rsidRPr="004D265C">
        <w:rPr>
          <w:rStyle w:val="BodyTextChar"/>
        </w:rPr>
        <w:t>FORMULA()</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r w:rsidRPr="004D265C">
        <w:rPr>
          <w:rStyle w:val="BodyTextChar"/>
        </w:rPr>
        <w:t>FORMULA()</w:t>
      </w:r>
      <w:r w:rsidRPr="004D265C">
        <w:t xml:space="preserve"> subfunction takes two parameter inputs from the user; </w:t>
      </w:r>
      <w:r w:rsidRPr="004D265C">
        <w:rPr>
          <w:rStyle w:val="BodyTextChar"/>
        </w:rPr>
        <w:t>formula_bene_levels</w:t>
      </w:r>
      <w:r w:rsidRPr="004D265C">
        <w:t xml:space="preserve"> and either </w:t>
      </w:r>
      <w:r w:rsidRPr="004D265C">
        <w:rPr>
          <w:rStyle w:val="BodyTextChar"/>
        </w:rPr>
        <w:t>formula_prop_cuts</w:t>
      </w:r>
      <w:r w:rsidRPr="004D265C">
        <w:t xml:space="preserve"> or </w:t>
      </w:r>
      <w:r w:rsidRPr="004D265C">
        <w:rPr>
          <w:rStyle w:val="BodyTextChar"/>
        </w:rPr>
        <w:t>formula_value_cuts</w:t>
      </w:r>
      <w:r>
        <w:t xml:space="preserve">. </w:t>
      </w:r>
      <w:r w:rsidR="00641F20">
        <w:t xml:space="preserve">Passing a list of numbers with </w:t>
      </w:r>
      <w:r w:rsidRPr="004D265C">
        <w:rPr>
          <w:rStyle w:val="BodyTextChar"/>
        </w:rPr>
        <w:t>formula_value_cuts</w:t>
      </w:r>
      <w:r w:rsidRPr="004D265C">
        <w:t xml:space="preserve"> </w:t>
      </w:r>
      <w:r>
        <w:t>means the</w:t>
      </w:r>
      <w:r w:rsidR="00641F20">
        <w:t xml:space="preserve"> list will be interpreted as the </w:t>
      </w:r>
      <w:r w:rsidRPr="004D265C">
        <w:lastRenderedPageBreak/>
        <w:t>fixed dollar values that divide up income brackets.</w:t>
      </w:r>
      <w:r w:rsidR="00641F20">
        <w:t xml:space="preserve"> Alternatively, passing the list with</w:t>
      </w:r>
      <w:r w:rsidRPr="004D265C">
        <w:t xml:space="preserve"> </w:t>
      </w:r>
      <w:r w:rsidRPr="004D265C">
        <w:rPr>
          <w:rStyle w:val="BodyTextChar"/>
        </w:rPr>
        <w:t xml:space="preserve">formula_prop_cuts </w:t>
      </w:r>
      <w:r w:rsidR="00641F20">
        <w:t>means the list will be used to create income brackets based off of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0D7A14AB" w:rsidR="00641F20" w:rsidRDefault="00641F20" w:rsidP="004D265C">
      <w:r>
        <w:t xml:space="preserve">The </w:t>
      </w:r>
      <w:r w:rsidRPr="004D265C">
        <w:rPr>
          <w:rStyle w:val="BodyTextChar"/>
        </w:rPr>
        <w:t>formula_bene_levels</w:t>
      </w:r>
      <w:r>
        <w:t xml:space="preserve"> parameter represents the proportion of normal wages each income bracket will receive while collecting benefits from the leave program. This list should be one number longer than the </w:t>
      </w:r>
      <w:r w:rsidRPr="004D265C">
        <w:rPr>
          <w:rStyle w:val="BodyTextChar"/>
        </w:rPr>
        <w:t>formula_prop_cuts</w:t>
      </w:r>
      <w:r w:rsidRPr="004D265C">
        <w:t xml:space="preserve"> or </w:t>
      </w:r>
      <w:r w:rsidRPr="004D265C">
        <w:rPr>
          <w:rStyle w:val="BodyTextChar"/>
        </w:rPr>
        <w:t>f</w:t>
      </w:r>
      <w:r w:rsidRPr="00641F20">
        <w:rPr>
          <w:rStyle w:val="BodyTextChar"/>
        </w:rPr>
        <w:t>o</w:t>
      </w:r>
      <w:r w:rsidRPr="004D265C">
        <w:rPr>
          <w:rStyle w:val="BodyTextChar"/>
        </w:rPr>
        <w:t>rmula_value_cuts</w:t>
      </w:r>
      <w:r>
        <w:t xml:space="preserve"> list. </w:t>
      </w:r>
      <w:r w:rsidRPr="004D265C">
        <w:t xml:space="preserve">Based on these parameters, the subfunction modifies the </w:t>
      </w:r>
      <w:r w:rsidRPr="004D265C">
        <w:rPr>
          <w:rStyle w:val="BodyTextChar"/>
        </w:rPr>
        <w:t>prop_pay</w:t>
      </w:r>
      <w:r w:rsidRPr="004D265C">
        <w:t xml:space="preserve"> value</w:t>
      </w:r>
      <w:r>
        <w:t xml:space="preserve"> of each individual based on which bracket they fall into. We illustrate two examples of how this subfunction works to determine proportion of pay received in Exhibit </w:t>
      </w:r>
      <w:r w:rsidR="0077258D">
        <w:t>12</w:t>
      </w:r>
      <w:r>
        <w:t xml:space="preserve"> below.</w:t>
      </w:r>
    </w:p>
    <w:p w14:paraId="04DD91AF" w14:textId="77777777" w:rsidR="00641F20" w:rsidRDefault="00641F20" w:rsidP="004D265C"/>
    <w:p w14:paraId="02CE890D" w14:textId="4B2D62EB" w:rsidR="00641F20" w:rsidRDefault="00610AAD" w:rsidP="00610AAD">
      <w:pPr>
        <w:pStyle w:val="Caption"/>
        <w:rPr>
          <w:b w:val="0"/>
        </w:rPr>
      </w:pPr>
      <w:r>
        <w:t xml:space="preserve">Exhibit </w:t>
      </w:r>
      <w:fldSimple w:instr=" SEQ Exhibit \* ARABIC ">
        <w:r w:rsidR="00BC72C9">
          <w:rPr>
            <w:noProof/>
          </w:rPr>
          <w:t>12</w:t>
        </w:r>
      </w:fldSimple>
      <w:r w:rsidR="00641F20" w:rsidRPr="00641F20">
        <w:t xml:space="preserve">. Example </w:t>
      </w:r>
      <w:r w:rsidR="00641F20">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285E08">
      <w:pPr>
        <w:pStyle w:val="ListParagraph"/>
        <w:numPr>
          <w:ilvl w:val="0"/>
          <w:numId w:val="11"/>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20000, 60000)</w:t>
      </w:r>
    </w:p>
    <w:p w14:paraId="5EFD9C05" w14:textId="2B8DE349" w:rsidR="00BD372C" w:rsidRDefault="00BD372C" w:rsidP="00285E08">
      <w:pPr>
        <w:pStyle w:val="ListParagraph"/>
        <w:numPr>
          <w:ilvl w:val="0"/>
          <w:numId w:val="11"/>
        </w:numPr>
      </w:pPr>
      <w:r w:rsidRPr="004D265C">
        <w:rPr>
          <w:rStyle w:val="BodyTextChar"/>
        </w:rPr>
        <w:t>formula_bene_levels</w:t>
      </w:r>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285E08">
      <w:pPr>
        <w:pStyle w:val="ListParagraph"/>
        <w:numPr>
          <w:ilvl w:val="0"/>
          <w:numId w:val="11"/>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.5, .75)</w:t>
      </w:r>
    </w:p>
    <w:p w14:paraId="77EC4E66" w14:textId="77777777" w:rsidR="00BD372C" w:rsidRDefault="00BD372C" w:rsidP="00285E08">
      <w:pPr>
        <w:pStyle w:val="ListParagraph"/>
        <w:numPr>
          <w:ilvl w:val="0"/>
          <w:numId w:val="11"/>
        </w:numPr>
      </w:pPr>
      <w:r w:rsidRPr="004D265C">
        <w:rPr>
          <w:rStyle w:val="BodyTextChar"/>
        </w:rPr>
        <w:t>formula_bene_levels</w:t>
      </w:r>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r w:rsidRPr="00B56469">
        <w:rPr>
          <w:rStyle w:val="BodyTextChar"/>
        </w:rPr>
        <w:t>particip</w:t>
      </w:r>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157" w:name="_Toc23253959"/>
      <w:r>
        <w:lastRenderedPageBreak/>
        <w:t>3.6.6</w:t>
      </w:r>
      <w:r>
        <w:tab/>
        <w:t xml:space="preserve">The </w:t>
      </w:r>
      <w:r w:rsidRPr="00A33970">
        <w:rPr>
          <w:rStyle w:val="BodyTextChar"/>
        </w:rPr>
        <w:t>EXTENDLEAVES()</w:t>
      </w:r>
      <w:r>
        <w:t xml:space="preserve"> Function</w:t>
      </w:r>
      <w:bookmarkEnd w:id="157"/>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r w:rsidRPr="00A33970">
        <w:rPr>
          <w:rStyle w:val="BodyTextChar"/>
        </w:rPr>
        <w:t>EXTENDLEAVES()</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r w:rsidR="00D356FC" w:rsidRPr="00D356FC">
        <w:rPr>
          <w:rStyle w:val="BodyTextChar"/>
        </w:rPr>
        <w:t>ext_base_effect</w:t>
      </w:r>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0A9C98C4" w:rsidR="004E43F0" w:rsidRPr="00B8579D" w:rsidRDefault="00225889" w:rsidP="00285E08">
      <w:pPr>
        <w:pStyle w:val="ListParagraph"/>
        <w:numPr>
          <w:ilvl w:val="0"/>
          <w:numId w:val="5"/>
        </w:numPr>
        <w:contextualSpacing w:val="0"/>
      </w:pPr>
      <w:r>
        <w:t xml:space="preserve">ACM </w:t>
      </w:r>
      <w:r w:rsidR="004E43F0">
        <w:t xml:space="preserve">uses a logistic regression </w:t>
      </w:r>
      <w:r>
        <w:t xml:space="preserve">to </w:t>
      </w:r>
      <w:r w:rsidR="004E43F0">
        <w:t xml:space="preserve">impute from </w:t>
      </w:r>
      <w:r w:rsidR="006A70C7">
        <w:t>FMLA survey</w:t>
      </w:r>
      <w:r w:rsidR="004E43F0">
        <w:t xml:space="preserve"> to ACS </w:t>
      </w:r>
      <w:r>
        <w:t>a binary variable (</w:t>
      </w:r>
      <w:r w:rsidR="004E43F0">
        <w:t xml:space="preserve">called </w:t>
      </w:r>
      <w:r w:rsidR="004E43F0">
        <w:rPr>
          <w:rStyle w:val="BodyTextChar"/>
        </w:rPr>
        <w:t>longerLeave</w:t>
      </w:r>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 xml:space="preserve">ACM runs a logit regression in </w:t>
      </w:r>
      <w:r w:rsidR="006A70C7">
        <w:t>FMLA survey</w:t>
      </w:r>
      <w:r w:rsidR="004E43F0" w:rsidRPr="004E43F0">
        <w:t xml:space="preserve">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coefficients to </w:t>
      </w:r>
      <w:r w:rsidR="004E43F0" w:rsidRPr="004E43F0">
        <w:t xml:space="preserve">ACS </w:t>
      </w:r>
      <w:r w:rsidR="004E43F0" w:rsidRPr="00B8579D">
        <w:t xml:space="preserve">observations, and probabilistically determines the </w:t>
      </w:r>
      <w:r w:rsidR="004E43F0" w:rsidRPr="00B8579D">
        <w:rPr>
          <w:rStyle w:val="BodyTextChar"/>
        </w:rPr>
        <w:t>longerLeave</w:t>
      </w:r>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85E08">
      <w:pPr>
        <w:pStyle w:val="ListParagraph"/>
        <w:numPr>
          <w:ilvl w:val="0"/>
          <w:numId w:val="5"/>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r w:rsidR="004E43F0" w:rsidRPr="00B8579D">
        <w:rPr>
          <w:rStyle w:val="BodyTextChar"/>
        </w:rPr>
        <w:t>longerLeave</w:t>
      </w:r>
      <w:r w:rsidRPr="00B8579D">
        <w:t>, ACM applies the following behavioral effects:</w:t>
      </w:r>
    </w:p>
    <w:p w14:paraId="7C0F7AF7" w14:textId="2F0691C3" w:rsidR="00225889" w:rsidRPr="00B8579D" w:rsidRDefault="00225889" w:rsidP="00285E08">
      <w:pPr>
        <w:pStyle w:val="ListParagraph"/>
        <w:numPr>
          <w:ilvl w:val="1"/>
          <w:numId w:val="5"/>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85E08">
      <w:pPr>
        <w:pStyle w:val="ListParagraph"/>
        <w:numPr>
          <w:ilvl w:val="1"/>
          <w:numId w:val="5"/>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85E08">
      <w:pPr>
        <w:pStyle w:val="ListParagraph"/>
        <w:numPr>
          <w:ilvl w:val="1"/>
          <w:numId w:val="5"/>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r w:rsidRPr="00D356FC">
        <w:rPr>
          <w:rStyle w:val="BodyTextChar"/>
        </w:rPr>
        <w:t>extend_days</w:t>
      </w:r>
      <w:r w:rsidR="00D356FC">
        <w:t xml:space="preserve">, </w:t>
      </w:r>
      <m:oMath>
        <m:r>
          <m:rPr>
            <m:sty m:val="bi"/>
          </m:rPr>
          <w:rPr>
            <w:rFonts w:ascii="Cambria Math" w:hAnsi="Cambria Math"/>
          </w:rPr>
          <m:t>b</m:t>
        </m:r>
      </m:oMath>
      <w:r>
        <w:t xml:space="preserve"> </w:t>
      </w:r>
      <w:r w:rsidR="00D356FC">
        <w:t>-&gt;</w:t>
      </w:r>
      <w:r>
        <w:t xml:space="preserve"> </w:t>
      </w:r>
      <w:r w:rsidRPr="00D356FC">
        <w:rPr>
          <w:rStyle w:val="BodyTextChar"/>
        </w:rPr>
        <w:t>extend_prop</w:t>
      </w:r>
      <w:r w:rsidR="00D356FC">
        <w:t xml:space="preserve">, </w:t>
      </w:r>
      <m:oMath>
        <m:r>
          <m:rPr>
            <m:sty m:val="bi"/>
          </m:rPr>
          <w:rPr>
            <w:rFonts w:ascii="Cambria Math" w:hAnsi="Cambria Math"/>
          </w:rPr>
          <m:t>c</m:t>
        </m:r>
      </m:oMath>
      <w:r>
        <w:t xml:space="preserve"> </w:t>
      </w:r>
      <w:r w:rsidR="00D356FC">
        <w:t>-&gt;</w:t>
      </w:r>
      <w:r>
        <w:t xml:space="preserve"> </w:t>
      </w:r>
      <w:r w:rsidRPr="00D356FC">
        <w:rPr>
          <w:rStyle w:val="BodyTextChar"/>
        </w:rPr>
        <w:t>extend_prob</w:t>
      </w:r>
      <w:r w:rsidR="00D356FC">
        <w:t>.</w:t>
      </w:r>
    </w:p>
    <w:p w14:paraId="5D3F4C99" w14:textId="77777777" w:rsidR="00B56469" w:rsidRDefault="00B56469" w:rsidP="00D356FC"/>
    <w:p w14:paraId="2B2070EC" w14:textId="11F6C659"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w:t>
      </w:r>
      <w:r w:rsidR="006A70C7">
        <w:t>FMLA survey</w:t>
      </w:r>
      <w:r>
        <w:t xml:space="preserve"> protection with the </w:t>
      </w:r>
      <w:r w:rsidRPr="00D356FC">
        <w:rPr>
          <w:rStyle w:val="BodyTextChar"/>
        </w:rPr>
        <w:t>fmla_protect</w:t>
      </w:r>
      <w:r>
        <w:t xml:space="preserve"> parameter. If enabled, leaves that </w:t>
      </w:r>
      <w:r>
        <w:lastRenderedPageBreak/>
        <w:t>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4F34DA8B" w:rsidR="00936E86" w:rsidRDefault="00936E86" w:rsidP="00776C21">
      <w:r w:rsidRPr="00776C21">
        <w:rPr>
          <w:b/>
        </w:rPr>
        <w:t xml:space="preserve">Resp_len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r w:rsidR="00776C21" w:rsidRPr="00D95015">
        <w:rPr>
          <w:rStyle w:val="BodyTextChar"/>
        </w:rPr>
        <w:t>resp_len</w:t>
      </w:r>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 xml:space="preserve">the </w:t>
      </w:r>
      <w:r w:rsidR="006A70C7">
        <w:t>FMLA survey</w:t>
      </w:r>
      <w:r w:rsidRPr="00D356FC">
        <w:t xml:space="preserve"> subsample conditional on </w:t>
      </w:r>
      <w:r w:rsidRPr="00D95015">
        <w:rPr>
          <w:rStyle w:val="BodyTextChar"/>
        </w:rPr>
        <w:t>resp_len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296AB3AC" w:rsidR="00936E86" w:rsidRPr="00D356FC" w:rsidRDefault="00936E86" w:rsidP="00776C21">
      <w:r w:rsidRPr="00776C21">
        <w:rPr>
          <w:b/>
        </w:rPr>
        <w:t xml:space="preserve">Resp_len with mean average added </w:t>
      </w:r>
      <w:r w:rsidRPr="00D356FC">
        <w:t xml:space="preserve">– </w:t>
      </w:r>
      <w:r w:rsidR="00776C21">
        <w:t xml:space="preserve">We conduct </w:t>
      </w:r>
      <w:r w:rsidRPr="00D356FC">
        <w:t xml:space="preserve">one random draw for status quo from </w:t>
      </w:r>
      <w:r w:rsidR="006A70C7">
        <w:t>FMLA survey</w:t>
      </w:r>
      <w:r w:rsidRPr="00D356FC">
        <w:t xml:space="preserve">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w:t>
      </w:r>
      <w:r w:rsidR="006A70C7">
        <w:t>FMLA survey</w:t>
      </w:r>
      <w:r w:rsidRPr="00D356FC">
        <w:t>,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158" w:name="_Toc23253960"/>
      <w:r>
        <w:t>3.6.7</w:t>
      </w:r>
      <w:r>
        <w:tab/>
        <w:t xml:space="preserve">The </w:t>
      </w:r>
      <w:r w:rsidRPr="00A33970">
        <w:rPr>
          <w:rStyle w:val="BodyTextChar"/>
        </w:rPr>
        <w:t>UPTAKE()</w:t>
      </w:r>
      <w:r>
        <w:t xml:space="preserve"> Function</w:t>
      </w:r>
      <w:bookmarkEnd w:id="158"/>
    </w:p>
    <w:p w14:paraId="67DDB952" w14:textId="77777777" w:rsidR="00494781" w:rsidRDefault="00494781" w:rsidP="00494781"/>
    <w:p w14:paraId="12E3E16A" w14:textId="7586F1B3" w:rsidR="00B56469" w:rsidRDefault="00D356FC" w:rsidP="00494781">
      <w:r>
        <w:t xml:space="preserve">At this point in the simulation, we’ve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r w:rsidR="00B56469" w:rsidRPr="00B56469">
        <w:rPr>
          <w:rStyle w:val="BodyTextChar"/>
        </w:rPr>
        <w:t>particip</w:t>
      </w:r>
      <w:r w:rsidR="00B56469">
        <w:t xml:space="preserve">) was previously created in the </w:t>
      </w:r>
      <w:r w:rsidR="00B56469" w:rsidRPr="00B56469">
        <w:rPr>
          <w:rStyle w:val="BodyTextChar"/>
        </w:rPr>
        <w:t>ELIBIGLITYRULES()</w:t>
      </w:r>
      <w:r w:rsidR="00B56469">
        <w:t xml:space="preserve"> function. </w:t>
      </w:r>
      <w:r>
        <w:t xml:space="preserve">The </w:t>
      </w:r>
      <w:r w:rsidRPr="00A33970">
        <w:rPr>
          <w:rStyle w:val="BodyTextChar"/>
        </w:rPr>
        <w:t>UPTAKE()</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r w:rsidRPr="00B56469">
        <w:rPr>
          <w:rStyle w:val="BodyTextChar"/>
        </w:rPr>
        <w:t>particip_length</w:t>
      </w:r>
      <w:r>
        <w:t xml:space="preserve"> is </w:t>
      </w:r>
      <w:r w:rsidR="00B01305">
        <w:t xml:space="preserve">the total number of days that an individual collected leave program benefits across all types of leaves. The six </w:t>
      </w:r>
      <w:r w:rsidR="00B01305" w:rsidRPr="00B01305">
        <w:rPr>
          <w:rStyle w:val="BodyTextChar"/>
        </w:rPr>
        <w:t>plen_*</w:t>
      </w:r>
      <w:r w:rsidR="00B01305">
        <w:t xml:space="preserve"> variables measure the number of days benefits are collected for a single type of leave. The </w:t>
      </w:r>
      <w:r w:rsidR="00B01305" w:rsidRPr="00B01305">
        <w:rPr>
          <w:rStyle w:val="BodyTextChar"/>
        </w:rPr>
        <w:t>wait_period</w:t>
      </w:r>
      <w:r w:rsidR="00B01305">
        <w:t xml:space="preserve"> parameter represents the days of leave individuals must wait before beginning to collect program benefits. If the leave is longer than the wait period (i.e. </w:t>
      </w:r>
      <w:r w:rsidR="00B01305" w:rsidRPr="009F70D5">
        <w:rPr>
          <w:rStyle w:val="BodyTextChar"/>
        </w:rPr>
        <w:t>length_* &gt; wait_period</w:t>
      </w:r>
      <w:r w:rsidR="00B01305">
        <w:t xml:space="preserve">), the </w:t>
      </w:r>
      <w:r w:rsidR="00B01305" w:rsidRPr="00B01305">
        <w:rPr>
          <w:rStyle w:val="BodyTextChar"/>
        </w:rPr>
        <w:t>plen_*</w:t>
      </w:r>
      <w:r w:rsidR="00B01305">
        <w:t xml:space="preserve"> variable will be </w:t>
      </w:r>
      <w:r w:rsidR="00B01305" w:rsidRPr="00B01305">
        <w:rPr>
          <w:rStyle w:val="BodyTextChar"/>
        </w:rPr>
        <w:t>length_* - wait_period</w:t>
      </w:r>
      <w:r w:rsidR="00B01305">
        <w:t xml:space="preserve">. If it’s shorter or equal to the wait period, </w:t>
      </w:r>
      <w:r w:rsidR="00B01305" w:rsidRPr="00B01305">
        <w:rPr>
          <w:rStyle w:val="BodyTextChar"/>
        </w:rPr>
        <w:t>plen_*</w:t>
      </w:r>
      <w:r w:rsidR="00B01305">
        <w:t xml:space="preserve"> will be 0.</w:t>
      </w:r>
      <w:r w:rsidR="009F70D5">
        <w:t xml:space="preserve"> Individuals must also have </w:t>
      </w:r>
      <w:r w:rsidR="009F70D5" w:rsidRPr="00B56469">
        <w:rPr>
          <w:rStyle w:val="BodyTextChar"/>
        </w:rPr>
        <w:t>particip</w:t>
      </w:r>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r w:rsidRPr="009F70D5">
        <w:rPr>
          <w:rStyle w:val="BodyTextChar"/>
        </w:rPr>
        <w:t>full_particip_needer</w:t>
      </w:r>
      <w:r>
        <w:t xml:space="preserve"> parameter modifies leave needer take-up behavior. Recall that due to the </w:t>
      </w:r>
      <w:r w:rsidRPr="009F70D5">
        <w:rPr>
          <w:rStyle w:val="BodyTextChar"/>
        </w:rPr>
        <w:t>LEAVEPROGRAM()</w:t>
      </w:r>
      <w:r>
        <w:t xml:space="preserve"> function, leave needers due to affordability reasons now take leave </w:t>
      </w:r>
      <w:r>
        <w:lastRenderedPageBreak/>
        <w:t xml:space="preserve">in the presence of the program. If enabled, this parameter will always have </w:t>
      </w:r>
      <w:r w:rsidR="00511E6B">
        <w:t>leave</w:t>
      </w:r>
      <w:r w:rsidRPr="009F70D5">
        <w:t xml:space="preserve"> needers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t xml:space="preserve">when </w:t>
      </w:r>
      <w:r w:rsidR="00511E6B">
        <w:t xml:space="preserve">economically incentivized. Then, the </w:t>
      </w:r>
      <w:r w:rsidR="00511E6B" w:rsidRPr="00511E6B">
        <w:rPr>
          <w:rStyle w:val="BodyTextChar"/>
        </w:rPr>
        <w:t>check_caps()</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159" w:name="_Toc23253961"/>
      <w:r>
        <w:t>3.6.8</w:t>
      </w:r>
      <w:r>
        <w:tab/>
        <w:t xml:space="preserve">The </w:t>
      </w:r>
      <w:r w:rsidRPr="00A33970">
        <w:rPr>
          <w:rStyle w:val="BodyTextChar"/>
        </w:rPr>
        <w:t>BENEFITS()</w:t>
      </w:r>
      <w:r>
        <w:t xml:space="preserve"> Function</w:t>
      </w:r>
      <w:bookmarkEnd w:id="159"/>
    </w:p>
    <w:p w14:paraId="27EF5C9D" w14:textId="77777777" w:rsidR="00494781" w:rsidRDefault="00494781" w:rsidP="00494781"/>
    <w:p w14:paraId="25805AED" w14:textId="572A749C" w:rsidR="00511E6B" w:rsidRPr="00494781" w:rsidRDefault="00511E6B" w:rsidP="00494781">
      <w:r>
        <w:t>This function calculates the base level program benefits and employer leave pay each individual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160" w:name="_Toc23253962"/>
      <w:r>
        <w:t>3.6.9</w:t>
      </w:r>
      <w:r>
        <w:tab/>
        <w:t xml:space="preserve">The </w:t>
      </w:r>
      <w:r w:rsidRPr="00A33970">
        <w:rPr>
          <w:rStyle w:val="BodyTextChar"/>
        </w:rPr>
        <w:t>BENEFITEFFECT()</w:t>
      </w:r>
      <w:r>
        <w:t xml:space="preserve"> Function</w:t>
      </w:r>
      <w:bookmarkEnd w:id="160"/>
    </w:p>
    <w:p w14:paraId="38396544" w14:textId="77777777" w:rsidR="00494781" w:rsidRDefault="00494781" w:rsidP="00494781"/>
    <w:p w14:paraId="0DCBCE88" w14:textId="1C62D51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Behavioral probabilities follow the ACM model methodology. The ACM model calculates uptake probability observed in the aforementioned 2001 Westat survey</w:t>
      </w:r>
      <w:r w:rsidR="00E12CA0">
        <w:t xml:space="preserve">. These probabilities are </w:t>
      </w:r>
      <w:r>
        <w:t>conditional on difference in value of benefits to the program and employer pay</w:t>
      </w:r>
      <w:r w:rsidR="00E12CA0">
        <w:t>, and family income</w:t>
      </w:r>
      <w:r>
        <w:t xml:space="preserve">. </w:t>
      </w:r>
      <w:r w:rsidR="00E12CA0">
        <w:t xml:space="preserve">See Exhibit </w:t>
      </w:r>
      <w:r w:rsidR="0077258D">
        <w:t>13</w:t>
      </w:r>
      <w:r w:rsidR="00E12CA0">
        <w:t xml:space="preserve"> below for ACM’s calculated probabilities.</w:t>
      </w:r>
    </w:p>
    <w:p w14:paraId="621159E9" w14:textId="77777777" w:rsidR="00E12CA0" w:rsidRDefault="00E12CA0" w:rsidP="00494781"/>
    <w:p w14:paraId="50DC78C6" w14:textId="27535641" w:rsidR="00E12CA0" w:rsidRDefault="00610AAD" w:rsidP="00610AAD">
      <w:pPr>
        <w:pStyle w:val="Caption"/>
      </w:pPr>
      <w:r>
        <w:t xml:space="preserve">Exhibit </w:t>
      </w:r>
      <w:fldSimple w:instr=" SEQ Exhibit \* ARABIC ">
        <w:r w:rsidR="00BC72C9">
          <w:rPr>
            <w:noProof/>
          </w:rPr>
          <w:t>13</w:t>
        </w:r>
      </w:fldSimple>
      <w:r w:rsidR="00E12CA0">
        <w:t>.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161" w:name="_Toc23253963"/>
      <w:r>
        <w:t>3.6.10</w:t>
      </w:r>
      <w:r>
        <w:tab/>
        <w:t xml:space="preserve">The </w:t>
      </w:r>
      <w:r w:rsidRPr="00A33970">
        <w:rPr>
          <w:rStyle w:val="BodyTextChar"/>
        </w:rPr>
        <w:t>TOPOFF()</w:t>
      </w:r>
      <w:r>
        <w:t xml:space="preserve"> Function</w:t>
      </w:r>
      <w:bookmarkEnd w:id="161"/>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162" w:name="_Toc23253964"/>
      <w:r>
        <w:t>3.6.11</w:t>
      </w:r>
      <w:r>
        <w:tab/>
        <w:t xml:space="preserve">The </w:t>
      </w:r>
      <w:r w:rsidR="00A33970" w:rsidRPr="00A33970">
        <w:rPr>
          <w:rStyle w:val="BodyTextChar"/>
        </w:rPr>
        <w:t>DEPENDENTALLOWANCE</w:t>
      </w:r>
      <w:r w:rsidRPr="00A33970">
        <w:rPr>
          <w:rStyle w:val="BodyTextChar"/>
        </w:rPr>
        <w:t>()</w:t>
      </w:r>
      <w:r>
        <w:t xml:space="preserve"> Function</w:t>
      </w:r>
      <w:bookmarkEnd w:id="162"/>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r w:rsidRPr="00E12CA0">
        <w:rPr>
          <w:rStyle w:val="BodyTextChar"/>
        </w:rPr>
        <w:t>dependent_allow</w:t>
      </w:r>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163" w:name="_Toc23253965"/>
      <w:r>
        <w:t>3.6.12</w:t>
      </w:r>
      <w:r>
        <w:tab/>
        <w:t xml:space="preserve">The </w:t>
      </w:r>
      <w:r w:rsidRPr="00A33970">
        <w:rPr>
          <w:rStyle w:val="BodyTextChar"/>
        </w:rPr>
        <w:t>DIFF_ELIG()</w:t>
      </w:r>
      <w:r>
        <w:t xml:space="preserve"> Function</w:t>
      </w:r>
      <w:bookmarkEnd w:id="163"/>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119D6A58" w:rsidR="00494781" w:rsidRDefault="00445DF9" w:rsidP="00E12CA0">
      <w:r>
        <w:t xml:space="preserve">To accurately simulate this, the </w:t>
      </w:r>
      <w:r w:rsidRPr="00A33970">
        <w:rPr>
          <w:rStyle w:val="BodyTextChar"/>
        </w:rPr>
        <w:t>DIFF_ELIG()</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*_elig_adj</w:t>
      </w:r>
      <w:r>
        <w:t xml:space="preserve"> parameters.</w:t>
      </w:r>
    </w:p>
    <w:p w14:paraId="5F056119" w14:textId="1E351B25" w:rsidR="004A67B3" w:rsidRDefault="004A67B3" w:rsidP="00E12CA0"/>
    <w:p w14:paraId="0EB777D2" w14:textId="77777777" w:rsidR="004A67B3" w:rsidRDefault="004A67B3" w:rsidP="004A67B3">
      <w:pPr>
        <w:rPr>
          <w:color w:val="000000" w:themeColor="text1"/>
        </w:rPr>
      </w:pPr>
      <w:r w:rsidRPr="00722085">
        <w:rPr>
          <w:color w:val="000000" w:themeColor="text1"/>
          <w:highlight w:val="yellow"/>
        </w:rPr>
        <w:t xml:space="preserve">The </w:t>
      </w:r>
      <w:r w:rsidRPr="00722085">
        <w:rPr>
          <w:rStyle w:val="BodyTextChar"/>
          <w:b/>
          <w:bCs/>
          <w:highlight w:val="yellow"/>
        </w:rPr>
        <w:t>TAXREVENUE()</w:t>
      </w:r>
      <w:commentRangeStart w:id="164"/>
      <w:r w:rsidRPr="00722085">
        <w:rPr>
          <w:color w:val="000000" w:themeColor="text1"/>
          <w:highlight w:val="yellow"/>
        </w:rPr>
        <w:t>Function</w:t>
      </w:r>
      <w:commentRangeEnd w:id="164"/>
      <w:r w:rsidRPr="00722085">
        <w:rPr>
          <w:rStyle w:val="CommentReference"/>
          <w:highlight w:val="yellow"/>
        </w:rPr>
        <w:commentReference w:id="164"/>
      </w:r>
    </w:p>
    <w:p w14:paraId="2F7C7321" w14:textId="77777777" w:rsidR="004A67B3" w:rsidDel="00722085" w:rsidRDefault="004A67B3" w:rsidP="004A67B3">
      <w:pPr>
        <w:rPr>
          <w:del w:id="165" w:author="Jessica Smith" w:date="2020-02-03T16:48:00Z"/>
          <w:color w:val="000000" w:themeColor="text1"/>
        </w:rPr>
      </w:pPr>
      <w:ins w:id="166" w:author="Jessica Smith" w:date="2020-02-03T16:44:00Z">
        <w:r>
          <w:rPr>
            <w:color w:val="000000" w:themeColor="text1"/>
          </w:rPr>
          <w:t xml:space="preserve">Existing paid family leave programs fund their programs with payroll tax collections. An optional model feature is to estimate the payroll tax revenue generated from a user-defined payroll </w:t>
        </w:r>
        <w:commentRangeStart w:id="167"/>
        <w:r>
          <w:rPr>
            <w:color w:val="000000" w:themeColor="text1"/>
          </w:rPr>
          <w:t>tax</w:t>
        </w:r>
      </w:ins>
      <w:commentRangeEnd w:id="167"/>
      <w:r>
        <w:rPr>
          <w:rStyle w:val="CommentReference"/>
        </w:rPr>
        <w:commentReference w:id="167"/>
      </w:r>
      <w:ins w:id="168" w:author="Jessica Smith" w:date="2020-02-03T16:44:00Z">
        <w:r>
          <w:rPr>
            <w:color w:val="000000" w:themeColor="text1"/>
          </w:rPr>
          <w:t xml:space="preserve"> regime (parameters = payroll tax rate and maximum taxable earnings)</w:t>
        </w:r>
        <w:r w:rsidRPr="00F46B79">
          <w:rPr>
            <w:color w:val="000000" w:themeColor="text1"/>
          </w:rPr>
          <w:t xml:space="preserve">. </w:t>
        </w:r>
        <w:r w:rsidRPr="00F46B79">
          <w:t xml:space="preserve">This </w:t>
        </w:r>
        <w:r>
          <w:t>function</w:t>
        </w:r>
        <w:r w:rsidRPr="00F46B79">
          <w:t xml:space="preserve"> </w:t>
        </w:r>
        <w:r>
          <w:t xml:space="preserve">uses earnings data from the </w:t>
        </w:r>
        <w:r w:rsidRPr="00F46B79">
          <w:t>American Community Survey</w:t>
        </w:r>
        <w:r>
          <w:t xml:space="preserve"> to estimate </w:t>
        </w:r>
        <w:r w:rsidRPr="00DB1104">
          <w:rPr>
            <w:color w:val="000000" w:themeColor="text1"/>
          </w:rPr>
          <w:t>the total taxable earnings</w:t>
        </w:r>
        <w:r>
          <w:rPr>
            <w:color w:val="000000" w:themeColor="text1"/>
          </w:rPr>
          <w:t xml:space="preserve"> in the state across all eligible individuals</w:t>
        </w:r>
        <w:r w:rsidRPr="00DB1104">
          <w:rPr>
            <w:color w:val="000000" w:themeColor="text1"/>
          </w:rPr>
          <w:t>.</w:t>
        </w:r>
        <w:r>
          <w:rPr>
            <w:color w:val="000000" w:themeColor="text1"/>
          </w:rPr>
          <w:t xml:space="preserve"> The function assumes that anyone who is eligible for the program would be subject to the payroll tax. The eligible individuals were previously defined in the “Program Inputs” fields.</w:t>
        </w:r>
        <w:r>
          <w:t xml:space="preserve"> This function further censors</w:t>
        </w:r>
      </w:ins>
      <w:ins w:id="169" w:author="Jessica Smith" w:date="2020-02-03T16:46:00Z">
        <w:r>
          <w:t xml:space="preserve"> the total taxable </w:t>
        </w:r>
      </w:ins>
      <w:ins w:id="170" w:author="Jessica Smith" w:date="2020-02-03T16:44:00Z">
        <w:r>
          <w:t>earnings</w:t>
        </w:r>
      </w:ins>
      <w:ins w:id="171" w:author="Jessica Smith" w:date="2020-02-03T16:46:00Z">
        <w:r>
          <w:t xml:space="preserve"> of eligible workers</w:t>
        </w:r>
      </w:ins>
      <w:ins w:id="172" w:author="Jessica Smith" w:date="2020-02-03T16:47:00Z">
        <w:r>
          <w:t xml:space="preserve"> in the state</w:t>
        </w:r>
      </w:ins>
      <w:ins w:id="173" w:author="Jessica Smith" w:date="2020-02-03T16:44:00Z">
        <w:r>
          <w:t xml:space="preserve"> with the user-defined “maximum taxable earnings (per person per year), as relevant. For example, if the user enters $100,000 as the maximum taxable earnings, only earnings up to $100,000 per person will be taxed. The final calculation multiplies the user-defined “payroll tax rate” against the total taxable earnings. Another source of tax revenue associated with a paid leave program can be state income taxes assessed against paid leave benefits disbursed. If desired, the function</w:t>
        </w:r>
        <w:r w:rsidRPr="00C56B89">
          <w:t xml:space="preserve"> </w:t>
        </w:r>
        <w:r>
          <w:t>multiplies</w:t>
        </w:r>
        <w:r w:rsidRPr="00C56B89">
          <w:t xml:space="preserve"> the</w:t>
        </w:r>
        <w:r>
          <w:t xml:space="preserve"> user-defined</w:t>
        </w:r>
        <w:r w:rsidRPr="00C56B89">
          <w:t xml:space="preserve"> average state</w:t>
        </w:r>
        <w:r>
          <w:t xml:space="preserve"> income</w:t>
        </w:r>
        <w:r w:rsidRPr="00C56B89">
          <w:t xml:space="preserve"> tax rate </w:t>
        </w:r>
        <w:r>
          <w:t>by</w:t>
        </w:r>
        <w:r w:rsidRPr="00C56B89">
          <w:t xml:space="preserve"> the total </w:t>
        </w:r>
        <w:r>
          <w:t>paid leave</w:t>
        </w:r>
        <w:r w:rsidRPr="00C56B89">
          <w:t xml:space="preserve"> benefits</w:t>
        </w:r>
        <w:r>
          <w:t xml:space="preserve"> </w:t>
        </w:r>
        <w:r>
          <w:lastRenderedPageBreak/>
          <w:t>(</w:t>
        </w:r>
        <w:r w:rsidRPr="00837384">
          <w:rPr>
            <w:highlight w:val="yellow"/>
          </w:rPr>
          <w:t xml:space="preserve">from the microsimulation </w:t>
        </w:r>
        <w:commentRangeStart w:id="174"/>
        <w:r w:rsidRPr="00837384">
          <w:rPr>
            <w:highlight w:val="yellow"/>
          </w:rPr>
          <w:t>output</w:t>
        </w:r>
        <w:commentRangeEnd w:id="174"/>
        <w:r>
          <w:rPr>
            <w:rStyle w:val="CommentReference"/>
          </w:rPr>
          <w:commentReference w:id="174"/>
        </w:r>
        <w:r>
          <w:t>)</w:t>
        </w:r>
        <w:r w:rsidRPr="00C56B89">
          <w:t xml:space="preserve"> </w:t>
        </w:r>
        <w:r>
          <w:t>to arrive at an the estimated</w:t>
        </w:r>
        <w:r w:rsidRPr="00C56B89">
          <w:t xml:space="preserve"> </w:t>
        </w:r>
        <w:r>
          <w:t xml:space="preserve">state </w:t>
        </w:r>
        <w:r w:rsidRPr="00C56B89">
          <w:t xml:space="preserve">income </w:t>
        </w:r>
        <w:r>
          <w:t>tax revenue to the state</w:t>
        </w:r>
        <w:r w:rsidRPr="00C56B89">
          <w:t>.</w:t>
        </w:r>
      </w:ins>
    </w:p>
    <w:p w14:paraId="1C873BAE" w14:textId="77777777" w:rsidR="00494781" w:rsidRPr="00494781" w:rsidRDefault="00494781" w:rsidP="00494781"/>
    <w:p w14:paraId="7E4D7ACE" w14:textId="3C641201" w:rsidR="00494781" w:rsidRDefault="00494781" w:rsidP="00494781">
      <w:pPr>
        <w:pStyle w:val="Heading3"/>
      </w:pPr>
      <w:bookmarkStart w:id="175" w:name="_Toc23253966"/>
      <w:r>
        <w:t>3.6.13</w:t>
      </w:r>
      <w:r>
        <w:tab/>
        <w:t xml:space="preserve">The </w:t>
      </w:r>
      <w:r w:rsidRPr="00A33970">
        <w:rPr>
          <w:rStyle w:val="BodyTextChar"/>
        </w:rPr>
        <w:t>CLEANUP()</w:t>
      </w:r>
      <w:r>
        <w:t xml:space="preserve"> Function</w:t>
      </w:r>
      <w:bookmarkEnd w:id="175"/>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77777777" w:rsidR="00445DF9" w:rsidRDefault="00445DF9" w:rsidP="001B7F68"/>
    <w:p w14:paraId="6E181C1E" w14:textId="0CA85542" w:rsidR="002262E8" w:rsidRDefault="00605623" w:rsidP="002262E8">
      <w:pPr>
        <w:pStyle w:val="Heading2"/>
      </w:pPr>
      <w:bookmarkStart w:id="176" w:name="_Toc23253967"/>
      <w:r>
        <w:t>3.7</w:t>
      </w:r>
      <w:r w:rsidR="002262E8">
        <w:tab/>
        <w:t>Output Analysis Functions</w:t>
      </w:r>
      <w:bookmarkEnd w:id="176"/>
    </w:p>
    <w:p w14:paraId="1BCE4E61" w14:textId="77777777" w:rsidR="005D3435" w:rsidRDefault="005D3435" w:rsidP="00381E89"/>
    <w:p w14:paraId="43DA2865" w14:textId="583CDA13" w:rsidR="002262E8" w:rsidRDefault="002262E8" w:rsidP="00381E89">
      <w:r>
        <w:t xml:space="preserve">This section describes the functions defined in the </w:t>
      </w:r>
      <w:r>
        <w:rPr>
          <w:rFonts w:ascii="Courier New" w:hAnsi="Courier New" w:cs="Courier New"/>
        </w:rPr>
        <w:t>5_output_analysis_</w:t>
      </w:r>
      <w:r w:rsidRPr="003A6BF8">
        <w:rPr>
          <w:rFonts w:ascii="Courier New" w:hAnsi="Courier New" w:cs="Courier New"/>
        </w:rPr>
        <w:t>functions.R</w:t>
      </w:r>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20"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r w:rsidR="00EB6856" w:rsidRPr="00A61963">
        <w:rPr>
          <w:rStyle w:val="BodyTextChar"/>
        </w:rPr>
        <w:t>saveCSV=</w:t>
      </w:r>
      <w:r w:rsidR="007A2010">
        <w:rPr>
          <w:rStyle w:val="BodyTextChar"/>
        </w:rPr>
        <w:t>TRUE</w:t>
      </w:r>
      <w:r w:rsidR="00EB6856">
        <w:t xml:space="preserve"> as a parameter for a </w:t>
      </w:r>
      <w:r w:rsidR="00EB6856" w:rsidRPr="00337077">
        <w:rPr>
          <w:rStyle w:val="BodyTextChar"/>
        </w:rPr>
        <w:t>policy_simulation()</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r w:rsidRPr="0021092B">
        <w:rPr>
          <w:rStyle w:val="BodyTextChar"/>
        </w:rPr>
        <w:t>output_stats</w:t>
      </w:r>
      <w:r>
        <w:t xml:space="preserve"> parameter. The “</w:t>
      </w:r>
      <w:r w:rsidRPr="0021092B">
        <w:rPr>
          <w:rStyle w:val="BodyTextChar"/>
        </w:rPr>
        <w:t>standard</w:t>
      </w:r>
      <w:r w:rsidR="007D11A7">
        <w:t>“ method</w:t>
      </w:r>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r w:rsidR="0057598A" w:rsidRPr="00C12BB2">
        <w:rPr>
          <w:rStyle w:val="BodyTextChar"/>
        </w:rPr>
        <w:t>states_compare</w:t>
      </w:r>
      <w:r w:rsidR="0057598A">
        <w:t>” method produces summary statistics in a format to match what is available reported in state administrative data for actual leave programs. The “</w:t>
      </w:r>
      <w:r w:rsidR="0057598A" w:rsidRPr="00C12BB2">
        <w:rPr>
          <w:rStyle w:val="BodyTextChar"/>
        </w:rPr>
        <w:t>leave_compare</w:t>
      </w:r>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2CF9808A" w14:textId="7FAD640A" w:rsidR="00E039EE" w:rsidRDefault="00E039EE" w:rsidP="00E039EE">
      <w:pPr>
        <w:pStyle w:val="Heading2"/>
      </w:pPr>
      <w:bookmarkStart w:id="177" w:name="_Toc23253968"/>
      <w:r>
        <w:t>3</w:t>
      </w:r>
      <w:r w:rsidR="00605623">
        <w:t>.</w:t>
      </w:r>
      <w:r w:rsidR="003F4572">
        <w:t>8</w:t>
      </w:r>
      <w:r>
        <w:tab/>
        <w:t>File Summary</w:t>
      </w:r>
      <w:bookmarkEnd w:id="177"/>
    </w:p>
    <w:p w14:paraId="187AFD41" w14:textId="6B94AADA" w:rsidR="00E039EE" w:rsidRDefault="00E039EE" w:rsidP="00E039EE"/>
    <w:p w14:paraId="5C6A177C" w14:textId="5A4860B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 xml:space="preserve">Exhibit </w:t>
      </w:r>
      <w:r w:rsidR="0077258D">
        <w:rPr>
          <w:color w:val="000000" w:themeColor="text1"/>
        </w:rPr>
        <w:t>14</w:t>
      </w:r>
      <w:r w:rsidR="00690E20">
        <w:rPr>
          <w:color w:val="000000" w:themeColor="text1"/>
        </w:rPr>
        <w:t xml:space="preserve"> summarizes the information already presented earlier in this chapter but categorized according to the file in which each function is contained.</w:t>
      </w:r>
    </w:p>
    <w:p w14:paraId="585BAD82" w14:textId="79D50DC2" w:rsidR="007E1D69" w:rsidRDefault="007E1D69" w:rsidP="00260A7D"/>
    <w:p w14:paraId="0347E25C" w14:textId="4B8AF0FC" w:rsidR="00E039EE" w:rsidRPr="005F4154" w:rsidRDefault="00E039EE" w:rsidP="00E039EE">
      <w:pPr>
        <w:pStyle w:val="Caption"/>
        <w:keepNext/>
        <w:rPr>
          <w:b w:val="0"/>
        </w:rPr>
      </w:pPr>
      <w:bookmarkStart w:id="178" w:name="_Toc23253207"/>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BC72C9">
        <w:rPr>
          <w:noProof/>
        </w:rPr>
        <w:t>14</w:t>
      </w:r>
      <w:r w:rsidRPr="00285C1F">
        <w:rPr>
          <w:noProof/>
        </w:rPr>
        <w:fldChar w:fldCharType="end"/>
      </w:r>
      <w:r w:rsidRPr="00285C1F">
        <w:t xml:space="preserve">: </w:t>
      </w:r>
      <w:r>
        <w:t>Summary of Model Files</w:t>
      </w:r>
      <w:bookmarkEnd w:id="178"/>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610AAD">
        <w:trPr>
          <w:cnfStyle w:val="100000000000" w:firstRow="1" w:lastRow="0" w:firstColumn="0" w:lastColumn="0" w:oddVBand="0" w:evenVBand="0" w:oddHBand="0" w:evenHBand="0" w:firstRowFirstColumn="0" w:firstRowLastColumn="0" w:lastRowFirstColumn="0" w:lastRowLastColumn="0"/>
          <w:trHeight w:val="224"/>
          <w:tblHeader/>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057D57" w:rsidRPr="00F07623" w14:paraId="56611B27"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057D57" w:rsidRPr="00B725C7" w:rsidRDefault="00057D57" w:rsidP="00057D57">
            <w:pPr>
              <w:rPr>
                <w:rFonts w:ascii="Courier New" w:hAnsi="Courier New" w:cs="Courier New"/>
                <w:szCs w:val="20"/>
              </w:rPr>
            </w:pPr>
            <w:r w:rsidRPr="00B725C7">
              <w:rPr>
                <w:rFonts w:ascii="Courier New" w:hAnsi="Courier New" w:cs="Courier New"/>
                <w:szCs w:val="20"/>
              </w:rPr>
              <w:t>0_master_execution_function.R</w:t>
            </w:r>
          </w:p>
        </w:tc>
        <w:tc>
          <w:tcPr>
            <w:tcW w:w="4626" w:type="dxa"/>
          </w:tcPr>
          <w:p w14:paraId="0E4DDF6C" w14:textId="1D8BF805"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policy_simulation()</w:t>
            </w:r>
          </w:p>
        </w:tc>
      </w:tr>
      <w:tr w:rsidR="00057D57" w:rsidRPr="00F07623" w14:paraId="585D29C8"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057D57" w:rsidRPr="00B725C7" w:rsidRDefault="00057D57" w:rsidP="00057D57">
            <w:pPr>
              <w:rPr>
                <w:rFonts w:ascii="Courier New" w:hAnsi="Courier New" w:cs="Courier New"/>
                <w:szCs w:val="20"/>
              </w:rPr>
            </w:pPr>
            <w:r w:rsidRPr="00B725C7">
              <w:rPr>
                <w:rFonts w:ascii="Courier New" w:hAnsi="Courier New" w:cs="Courier New"/>
                <w:szCs w:val="20"/>
              </w:rPr>
              <w:lastRenderedPageBreak/>
              <w:t>1_cleaning_functions.R</w:t>
            </w:r>
          </w:p>
        </w:tc>
        <w:tc>
          <w:tcPr>
            <w:tcW w:w="4626" w:type="dxa"/>
          </w:tcPr>
          <w:p w14:paraId="64554465"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clean_fmla()</w:t>
            </w:r>
          </w:p>
          <w:p w14:paraId="3B53E9B3"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clean_acs()</w:t>
            </w:r>
          </w:p>
          <w:p w14:paraId="711E9B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clean_cps()</w:t>
            </w:r>
          </w:p>
          <w:p w14:paraId="3F07329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import_cps_to_acs()</w:t>
            </w:r>
          </w:p>
          <w:p w14:paraId="60D56B5C" w14:textId="5985FA78"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sample_acs()</w:t>
            </w:r>
          </w:p>
        </w:tc>
      </w:tr>
      <w:tr w:rsidR="00057D57" w:rsidRPr="00F07623" w14:paraId="2AD92309"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057D57" w:rsidRPr="00B725C7" w:rsidRDefault="00057D57" w:rsidP="00057D57">
            <w:pPr>
              <w:rPr>
                <w:rFonts w:ascii="Courier New" w:hAnsi="Courier New" w:cs="Courier New"/>
                <w:szCs w:val="20"/>
              </w:rPr>
            </w:pPr>
            <w:r w:rsidRPr="00B725C7">
              <w:rPr>
                <w:rFonts w:ascii="Courier New" w:hAnsi="Courier New" w:cs="Courier New"/>
                <w:szCs w:val="20"/>
              </w:rPr>
              <w:t>2_pre_impute_functions.R</w:t>
            </w:r>
          </w:p>
        </w:tc>
        <w:tc>
          <w:tcPr>
            <w:tcW w:w="4626" w:type="dxa"/>
          </w:tcPr>
          <w:p w14:paraId="4D911BD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impute_intra_fmla()</w:t>
            </w:r>
          </w:p>
          <w:p w14:paraId="15B44442" w14:textId="0A8014F2"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acs_filtering()</w:t>
            </w:r>
          </w:p>
        </w:tc>
      </w:tr>
      <w:tr w:rsidR="00057D57" w:rsidRPr="00F07623" w14:paraId="57EDE1FB"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057D57" w:rsidRPr="00B725C7" w:rsidRDefault="00057D57" w:rsidP="00057D57">
            <w:pPr>
              <w:rPr>
                <w:rFonts w:ascii="Courier New" w:hAnsi="Courier New" w:cs="Courier New"/>
                <w:szCs w:val="20"/>
              </w:rPr>
            </w:pPr>
            <w:r w:rsidRPr="00B725C7">
              <w:rPr>
                <w:rFonts w:ascii="Courier New" w:hAnsi="Courier New" w:cs="Courier New"/>
                <w:szCs w:val="20"/>
              </w:rPr>
              <w:t>3_impute_functions.R</w:t>
            </w:r>
          </w:p>
        </w:tc>
        <w:tc>
          <w:tcPr>
            <w:tcW w:w="4626" w:type="dxa"/>
          </w:tcPr>
          <w:p w14:paraId="3735914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impute_fmla_to_acs()</w:t>
            </w:r>
          </w:p>
          <w:p w14:paraId="4E67DBD7"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KNN1_scratch()</w:t>
            </w:r>
          </w:p>
          <w:p w14:paraId="695800AC"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logit_leave_method()</w:t>
            </w:r>
          </w:p>
          <w:p w14:paraId="3A386FB8"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KNN_multi()</w:t>
            </w:r>
          </w:p>
          <w:p w14:paraId="20B088E1"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Naïve_Bayes()</w:t>
            </w:r>
          </w:p>
          <w:p w14:paraId="57AE29BB"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ridge_class()</w:t>
            </w:r>
          </w:p>
          <w:p w14:paraId="1C8E2F3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random_forest()</w:t>
            </w:r>
          </w:p>
          <w:p w14:paraId="1A728D9B" w14:textId="185201AE"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xg_boost()</w:t>
            </w:r>
          </w:p>
        </w:tc>
      </w:tr>
      <w:tr w:rsidR="00057D57" w:rsidRPr="00F07623" w14:paraId="394A7E52"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057D57" w:rsidRPr="00B725C7" w:rsidRDefault="00057D57" w:rsidP="00057D57">
            <w:pPr>
              <w:rPr>
                <w:rFonts w:ascii="Courier New" w:hAnsi="Courier New" w:cs="Courier New"/>
                <w:szCs w:val="20"/>
              </w:rPr>
            </w:pPr>
            <w:r w:rsidRPr="00B725C7">
              <w:rPr>
                <w:rFonts w:ascii="Courier New" w:hAnsi="Courier New" w:cs="Courier New"/>
                <w:szCs w:val="20"/>
              </w:rPr>
              <w:t>4_post_impute_functions.R</w:t>
            </w:r>
          </w:p>
        </w:tc>
        <w:tc>
          <w:tcPr>
            <w:tcW w:w="4626" w:type="dxa"/>
          </w:tcPr>
          <w:p w14:paraId="2CAAB8C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LEAVEPROGRAM()</w:t>
            </w:r>
          </w:p>
          <w:p w14:paraId="3FBBB9C0"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impute_leave_length()</w:t>
            </w:r>
          </w:p>
          <w:p w14:paraId="66674D0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RunRandDraw()</w:t>
            </w:r>
          </w:p>
          <w:p w14:paraId="323D1809"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CLONEFACTOR()</w:t>
            </w:r>
          </w:p>
          <w:p w14:paraId="6FEFF97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PAY_SCHEDULE()</w:t>
            </w:r>
          </w:p>
          <w:p w14:paraId="47705E62" w14:textId="6ADD7848"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ELIGIBILITYRULES()</w:t>
            </w:r>
          </w:p>
          <w:p w14:paraId="18E2ED25"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FORMULA()</w:t>
            </w:r>
          </w:p>
          <w:p w14:paraId="5A31C79D"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EXTENDLEAVES()</w:t>
            </w:r>
          </w:p>
          <w:p w14:paraId="31C022E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UPTAKE()</w:t>
            </w:r>
          </w:p>
          <w:p w14:paraId="1E6068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check_caps()</w:t>
            </w:r>
          </w:p>
          <w:p w14:paraId="472FD3BA"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BENEFITS()</w:t>
            </w:r>
          </w:p>
          <w:p w14:paraId="47539FFF"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BENFITEFFECT()</w:t>
            </w:r>
          </w:p>
          <w:p w14:paraId="24FD41A4"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TOPOFF()</w:t>
            </w:r>
          </w:p>
          <w:p w14:paraId="0CBDF378"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DEPENDENTALLOWANCE()</w:t>
            </w:r>
          </w:p>
          <w:p w14:paraId="095041DC" w14:textId="7777777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DIFF_ELIG()</w:t>
            </w:r>
          </w:p>
          <w:p w14:paraId="02BE928B" w14:textId="7E138867" w:rsidR="00057D57" w:rsidRPr="00B725C7" w:rsidRDefault="00057D57" w:rsidP="00057D57">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CLEANUP()</w:t>
            </w:r>
          </w:p>
        </w:tc>
      </w:tr>
      <w:tr w:rsidR="00057D57" w:rsidRPr="00F07623" w14:paraId="6D30FC7B" w14:textId="77777777" w:rsidTr="00B725C7">
        <w:trPr>
          <w:cnfStyle w:val="000000010000" w:firstRow="0" w:lastRow="0" w:firstColumn="0" w:lastColumn="0" w:oddVBand="0" w:evenVBand="0" w:oddHBand="0" w:evenHBand="1"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66967B4F" w:rsidR="00057D57" w:rsidRPr="00B725C7" w:rsidRDefault="00057D57" w:rsidP="00057D57">
            <w:pPr>
              <w:rPr>
                <w:rFonts w:ascii="Courier New" w:hAnsi="Courier New" w:cs="Courier New"/>
                <w:szCs w:val="20"/>
              </w:rPr>
            </w:pPr>
            <w:r w:rsidRPr="00B725C7">
              <w:rPr>
                <w:rFonts w:ascii="Courier New" w:hAnsi="Courier New" w:cs="Courier New"/>
                <w:szCs w:val="20"/>
              </w:rPr>
              <w:t>5_output_analysis_functions.R</w:t>
            </w:r>
          </w:p>
        </w:tc>
        <w:tc>
          <w:tcPr>
            <w:tcW w:w="4626" w:type="dxa"/>
          </w:tcPr>
          <w:p w14:paraId="73E5E77D"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replicate_weights_SE()</w:t>
            </w:r>
          </w:p>
          <w:p w14:paraId="1F59065E"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standard_summary_stats()</w:t>
            </w:r>
          </w:p>
          <w:p w14:paraId="697AB884" w14:textId="77777777"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state_compar_stats()</w:t>
            </w:r>
          </w:p>
          <w:p w14:paraId="28D0D01F" w14:textId="15B1B9C2"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take_compar()</w:t>
            </w:r>
          </w:p>
        </w:tc>
      </w:tr>
      <w:tr w:rsidR="00057D57" w:rsidRPr="00B725C7" w14:paraId="1FC0648E"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525D98A1" w14:textId="77777777" w:rsidR="00057D57" w:rsidRPr="00B725C7" w:rsidRDefault="00057D57" w:rsidP="00610AAD">
            <w:pPr>
              <w:rPr>
                <w:rFonts w:ascii="Courier New" w:hAnsi="Courier New" w:cs="Courier New"/>
                <w:szCs w:val="20"/>
              </w:rPr>
            </w:pPr>
            <w:r w:rsidRPr="00B725C7">
              <w:rPr>
                <w:rFonts w:ascii="Courier New" w:hAnsi="Courier New" w:cs="Courier New"/>
                <w:szCs w:val="20"/>
              </w:rPr>
              <w:t>Example_Execution.R</w:t>
            </w:r>
          </w:p>
        </w:tc>
        <w:tc>
          <w:tcPr>
            <w:tcW w:w="4626" w:type="dxa"/>
          </w:tcPr>
          <w:p w14:paraId="6BB527AF" w14:textId="77777777" w:rsidR="00057D57" w:rsidRPr="00B725C7" w:rsidRDefault="00057D57" w:rsidP="00610AAD">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725C7">
              <w:rPr>
                <w:rFonts w:ascii="Times New Roman" w:hAnsi="Times New Roman"/>
                <w:szCs w:val="20"/>
              </w:rPr>
              <w:t>N/A – sample execution of policy_simulation()</w:t>
            </w:r>
          </w:p>
        </w:tc>
      </w:tr>
      <w:tr w:rsidR="00057D57" w:rsidRPr="00B725C7" w14:paraId="0570200F" w14:textId="77777777" w:rsidTr="00057D57">
        <w:tblPrEx>
          <w:jc w:val="left"/>
        </w:tblPrEx>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2DE585B" w14:textId="77777777" w:rsidR="00057D57" w:rsidRDefault="00057D57" w:rsidP="00610AAD">
            <w:pPr>
              <w:rPr>
                <w:rFonts w:ascii="Courier New" w:hAnsi="Courier New" w:cs="Courier New"/>
                <w:szCs w:val="20"/>
              </w:rPr>
            </w:pPr>
            <w:r>
              <w:rPr>
                <w:rFonts w:ascii="Courier New" w:hAnsi="Courier New" w:cs="Courier New"/>
                <w:szCs w:val="20"/>
              </w:rPr>
              <w:t>cleaning_call_functions/</w:t>
            </w:r>
          </w:p>
          <w:p w14:paraId="16F05A73" w14:textId="77777777" w:rsidR="00057D57" w:rsidRPr="00B725C7" w:rsidRDefault="00057D57" w:rsidP="00610AAD">
            <w:pPr>
              <w:rPr>
                <w:rFonts w:ascii="Courier New" w:hAnsi="Courier New" w:cs="Courier New"/>
                <w:szCs w:val="20"/>
              </w:rPr>
            </w:pPr>
            <w:r>
              <w:rPr>
                <w:rFonts w:ascii="Courier New" w:hAnsi="Courier New" w:cs="Courier New"/>
                <w:szCs w:val="20"/>
              </w:rPr>
              <w:t>run_cps_fmla_cleaning.R</w:t>
            </w:r>
          </w:p>
        </w:tc>
        <w:tc>
          <w:tcPr>
            <w:tcW w:w="4626" w:type="dxa"/>
          </w:tcPr>
          <w:p w14:paraId="1DCABAE2" w14:textId="393ABABB" w:rsidR="00057D57" w:rsidRPr="00B725C7" w:rsidRDefault="00057D57" w:rsidP="00057D57">
            <w:pPr>
              <w:cnfStyle w:val="000000010000" w:firstRow="0" w:lastRow="0" w:firstColumn="0" w:lastColumn="0" w:oddVBand="0" w:evenVBand="0" w:oddHBand="0" w:evenHBand="1"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d_fmla.rds, d_cps.rds dataframes are generated. Raw FMLA and </w:t>
            </w:r>
            <w:r w:rsidR="000D0722">
              <w:rPr>
                <w:rFonts w:ascii="Times New Roman" w:hAnsi="Times New Roman"/>
                <w:szCs w:val="20"/>
              </w:rPr>
              <w:t xml:space="preserve">March </w:t>
            </w:r>
            <w:r>
              <w:rPr>
                <w:rFonts w:ascii="Times New Roman" w:hAnsi="Times New Roman"/>
                <w:szCs w:val="20"/>
              </w:rPr>
              <w:t xml:space="preserve">CPS </w:t>
            </w:r>
            <w:r w:rsidR="000D0722">
              <w:rPr>
                <w:rFonts w:ascii="Times New Roman" w:hAnsi="Times New Roman"/>
                <w:szCs w:val="20"/>
              </w:rPr>
              <w:t xml:space="preserve">2014 </w:t>
            </w:r>
            <w:r>
              <w:rPr>
                <w:rFonts w:ascii="Times New Roman" w:hAnsi="Times New Roman"/>
                <w:szCs w:val="20"/>
              </w:rPr>
              <w:t xml:space="preserve">data is included. </w:t>
            </w:r>
          </w:p>
        </w:tc>
      </w:tr>
      <w:tr w:rsidR="00057D57" w:rsidRPr="00B725C7" w14:paraId="142A5C30" w14:textId="77777777" w:rsidTr="00057D57">
        <w:tblPrEx>
          <w:jc w:val="left"/>
        </w:tblPrEx>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625" w:type="dxa"/>
          </w:tcPr>
          <w:p w14:paraId="398A9C84" w14:textId="77777777" w:rsidR="00057D57" w:rsidRDefault="00057D57" w:rsidP="00610AAD">
            <w:pPr>
              <w:rPr>
                <w:rFonts w:ascii="Courier New" w:hAnsi="Courier New" w:cs="Courier New"/>
                <w:szCs w:val="20"/>
              </w:rPr>
            </w:pPr>
            <w:r>
              <w:rPr>
                <w:rFonts w:ascii="Courier New" w:hAnsi="Courier New" w:cs="Courier New"/>
                <w:szCs w:val="20"/>
              </w:rPr>
              <w:t>cleaning_call_functions/</w:t>
            </w:r>
          </w:p>
          <w:p w14:paraId="15A34F38" w14:textId="77777777" w:rsidR="00057D57" w:rsidRDefault="00057D57" w:rsidP="00610AAD">
            <w:pPr>
              <w:rPr>
                <w:rFonts w:ascii="Courier New" w:hAnsi="Courier New" w:cs="Courier New"/>
                <w:szCs w:val="20"/>
              </w:rPr>
            </w:pPr>
            <w:r>
              <w:rPr>
                <w:rFonts w:ascii="Courier New" w:hAnsi="Courier New" w:cs="Courier New"/>
                <w:szCs w:val="20"/>
              </w:rPr>
              <w:t>acs_partition.R</w:t>
            </w:r>
          </w:p>
        </w:tc>
        <w:tc>
          <w:tcPr>
            <w:tcW w:w="4626" w:type="dxa"/>
          </w:tcPr>
          <w:p w14:paraId="3522D3F6" w14:textId="77777777" w:rsidR="00057D57" w:rsidRPr="00B725C7" w:rsidRDefault="00057D57" w:rsidP="00610AAD">
            <w:pPr>
              <w:cnfStyle w:val="000000100000" w:firstRow="0" w:lastRow="0" w:firstColumn="0" w:lastColumn="0" w:oddVBand="0" w:evenVBand="0" w:oddHBand="1" w:evenHBand="0" w:firstRowFirstColumn="0" w:firstRowLastColumn="0" w:lastRowFirstColumn="0" w:lastRowLastColumn="0"/>
              <w:rPr>
                <w:szCs w:val="20"/>
              </w:rPr>
            </w:pPr>
            <w:r w:rsidRPr="00B725C7">
              <w:rPr>
                <w:rFonts w:ascii="Times New Roman" w:hAnsi="Times New Roman"/>
                <w:szCs w:val="20"/>
              </w:rPr>
              <w:t xml:space="preserve">N/A – </w:t>
            </w:r>
            <w:r>
              <w:rPr>
                <w:rFonts w:ascii="Times New Roman" w:hAnsi="Times New Roman"/>
                <w:szCs w:val="20"/>
              </w:rPr>
              <w:t xml:space="preserve">documentation of how ACS state of work and state of residence .rds dataframes are generated. Requires all 2012-2016 ACS 5-year </w:t>
            </w:r>
          </w:p>
        </w:tc>
      </w:tr>
    </w:tbl>
    <w:p w14:paraId="7D7DBEB6" w14:textId="3B29A693" w:rsidR="007E1D69" w:rsidRDefault="007E1D69" w:rsidP="00260A7D"/>
    <w:p w14:paraId="390EE3C6" w14:textId="77777777" w:rsidR="00591F85" w:rsidRDefault="00591F85" w:rsidP="00260A7D"/>
    <w:p w14:paraId="0B44F74D" w14:textId="1D3E2E24" w:rsidR="00591F85" w:rsidRDefault="0001376F" w:rsidP="00591F85">
      <w:pPr>
        <w:pStyle w:val="Heading2"/>
      </w:pPr>
      <w:bookmarkStart w:id="179" w:name="_Toc23253969"/>
      <w:r>
        <w:t>3.</w:t>
      </w:r>
      <w:r w:rsidR="003F4572">
        <w:t>9</w:t>
      </w:r>
      <w:r w:rsidR="00591F85">
        <w:tab/>
        <w:t>Suggested Readings</w:t>
      </w:r>
      <w:bookmarkEnd w:id="179"/>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r w:rsidR="001B7F68">
        <w:t>documents</w:t>
      </w:r>
      <w:r>
        <w:t>:</w:t>
      </w:r>
    </w:p>
    <w:p w14:paraId="10B0810D" w14:textId="5593F8CE" w:rsidR="00591F85" w:rsidRDefault="00591F85" w:rsidP="00285E08">
      <w:pPr>
        <w:pStyle w:val="ListParagraph"/>
        <w:numPr>
          <w:ilvl w:val="0"/>
          <w:numId w:val="3"/>
        </w:numPr>
        <w:ind w:left="720"/>
      </w:pPr>
      <w:r>
        <w:t>Original ACM model documentation</w:t>
      </w:r>
      <w:r w:rsidR="00B725C7">
        <w:t xml:space="preserve">: </w:t>
      </w:r>
      <w:r w:rsidR="00B725C7" w:rsidRPr="00B725C7">
        <w:rPr>
          <w:color w:val="222222"/>
          <w:szCs w:val="20"/>
          <w:shd w:val="clear" w:color="auto" w:fill="FFFFFF"/>
        </w:rPr>
        <w:t>Clayton-Matthews, Alan, and Randy Albelda. "Description of the Albelda Clayton-Matthews/IWPR 2017 Paid Family and Medical Leave Simulator Model." (2017).</w:t>
      </w:r>
    </w:p>
    <w:p w14:paraId="3C6179E9" w14:textId="77D56AEB" w:rsidR="00591F85" w:rsidRDefault="00591F85" w:rsidP="00285E08">
      <w:pPr>
        <w:pStyle w:val="ListParagraph"/>
        <w:numPr>
          <w:ilvl w:val="0"/>
          <w:numId w:val="3"/>
        </w:numPr>
        <w:ind w:left="720"/>
        <w:jc w:val="left"/>
      </w:pPr>
      <w:r>
        <w:lastRenderedPageBreak/>
        <w:t xml:space="preserve">ACS </w:t>
      </w:r>
      <w:r w:rsidR="00824A72">
        <w:t xml:space="preserve">5-year 2012-2016 </w:t>
      </w:r>
      <w:r w:rsidR="00B725C7">
        <w:t>Data Dictionary:</w:t>
      </w:r>
      <w:r w:rsidR="00824A72">
        <w:t xml:space="preserve"> </w:t>
      </w:r>
      <w:hyperlink r:id="rId21"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285E08">
      <w:pPr>
        <w:pStyle w:val="ListParagraph"/>
        <w:numPr>
          <w:ilvl w:val="0"/>
          <w:numId w:val="3"/>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2" w:history="1">
        <w:r w:rsidR="005D34B1">
          <w:rPr>
            <w:rStyle w:val="Hyperlink"/>
            <w:rFonts w:eastAsiaTheme="majorEastAsia"/>
          </w:rPr>
          <w:t>http://ceprdata.org/wp-content/cps/CPS_March_Codebook_2014_traditional.pdf</w:t>
        </w:r>
      </w:hyperlink>
    </w:p>
    <w:p w14:paraId="531D8DF8" w14:textId="3924035D" w:rsidR="00591F85" w:rsidRDefault="005D34B1" w:rsidP="00285E08">
      <w:pPr>
        <w:pStyle w:val="ListParagraph"/>
        <w:numPr>
          <w:ilvl w:val="0"/>
          <w:numId w:val="3"/>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3"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00E13D83" w14:textId="56E0951C" w:rsidR="00651585" w:rsidRDefault="00651585" w:rsidP="00260A7D">
      <w:pPr>
        <w:rPr>
          <w:rFonts w:eastAsiaTheme="minorEastAsia"/>
          <w:lang w:eastAsia="zh-CN"/>
        </w:rPr>
      </w:pPr>
      <w:r>
        <w:rPr>
          <w:rFonts w:eastAsiaTheme="minorEastAsia"/>
          <w:lang w:eastAsia="zh-CN"/>
        </w:rPr>
        <w:t>These are also stored in the Background subfolder of the model.</w:t>
      </w:r>
    </w:p>
    <w:p w14:paraId="4D6D5FA3" w14:textId="3E18253F" w:rsidR="00AC2A68" w:rsidRDefault="00A6354A" w:rsidP="00167FA9">
      <w:r>
        <w:rPr>
          <w:sz w:val="30"/>
          <w:szCs w:val="30"/>
        </w:rPr>
        <w:br w:type="page"/>
      </w:r>
    </w:p>
    <w:p w14:paraId="7F20CEF8" w14:textId="08DB08E1" w:rsidR="003A25BF" w:rsidRPr="00112235" w:rsidRDefault="003A25BF" w:rsidP="003A25BF">
      <w:pPr>
        <w:pStyle w:val="Heading1"/>
        <w:rPr>
          <w:rFonts w:cs="Times New Roman"/>
          <w:sz w:val="30"/>
          <w:szCs w:val="30"/>
        </w:rPr>
      </w:pPr>
      <w:bookmarkStart w:id="180" w:name="_Toc23253970"/>
      <w:r w:rsidRPr="00112235">
        <w:rPr>
          <w:rFonts w:cs="Times New Roman"/>
          <w:sz w:val="30"/>
          <w:szCs w:val="30"/>
        </w:rPr>
        <w:lastRenderedPageBreak/>
        <w:t>C</w:t>
      </w:r>
      <w:r w:rsidRPr="00112235">
        <w:rPr>
          <w:rFonts w:cs="Times New Roman"/>
          <w:caps w:val="0"/>
          <w:sz w:val="30"/>
          <w:szCs w:val="30"/>
        </w:rPr>
        <w:t xml:space="preserve">hapter </w:t>
      </w:r>
      <w:r w:rsidR="00167FA9">
        <w:rPr>
          <w:rFonts w:cs="Times New Roman"/>
          <w:caps w:val="0"/>
          <w:sz w:val="30"/>
          <w:szCs w:val="30"/>
        </w:rPr>
        <w:t>4</w:t>
      </w:r>
      <w:r w:rsidRPr="00112235">
        <w:rPr>
          <w:rFonts w:cs="Times New Roman"/>
          <w:sz w:val="30"/>
          <w:szCs w:val="30"/>
        </w:rPr>
        <w:t>.</w:t>
      </w:r>
      <w:r w:rsidR="00167FA9">
        <w:rPr>
          <w:rFonts w:cs="Times New Roman"/>
          <w:sz w:val="30"/>
          <w:szCs w:val="30"/>
        </w:rPr>
        <w:t xml:space="preserve"> </w:t>
      </w:r>
      <w:r w:rsidR="00167FA9" w:rsidRPr="00167FA9">
        <w:rPr>
          <w:rFonts w:cs="Times New Roman"/>
          <w:caps w:val="0"/>
          <w:sz w:val="30"/>
          <w:szCs w:val="30"/>
        </w:rPr>
        <w:t>Imputation</w:t>
      </w:r>
      <w:r w:rsidRPr="00167FA9">
        <w:rPr>
          <w:rFonts w:cs="Times New Roman"/>
          <w:caps w:val="0"/>
          <w:sz w:val="30"/>
          <w:szCs w:val="30"/>
        </w:rPr>
        <w:t xml:space="preserve"> </w:t>
      </w:r>
      <w:r w:rsidR="00FD6563">
        <w:rPr>
          <w:rFonts w:cs="Times New Roman"/>
          <w:caps w:val="0"/>
          <w:sz w:val="30"/>
          <w:szCs w:val="30"/>
        </w:rPr>
        <w:t>Algorithms</w:t>
      </w:r>
      <w:bookmarkEnd w:id="180"/>
    </w:p>
    <w:p w14:paraId="28B0F4C2" w14:textId="77777777" w:rsidR="003A25BF" w:rsidRDefault="003A25BF" w:rsidP="003A25BF"/>
    <w:p w14:paraId="0628CB0B" w14:textId="22F272DA" w:rsidR="00FD6563" w:rsidRDefault="00FD6563" w:rsidP="003A25BF">
      <w:r>
        <w:t>This chapter describes the various</w:t>
      </w:r>
      <w:r w:rsidR="00167FA9">
        <w:t xml:space="preserve"> imputation</w:t>
      </w:r>
      <w:r>
        <w:t xml:space="preserve"> algorithms available to the programmer.</w:t>
      </w:r>
    </w:p>
    <w:p w14:paraId="65FEB9E3" w14:textId="77777777" w:rsidR="003A25BF" w:rsidRDefault="003A25BF" w:rsidP="003A25BF">
      <w:pPr>
        <w:pStyle w:val="Heading2"/>
      </w:pPr>
    </w:p>
    <w:p w14:paraId="7F2C343D" w14:textId="1FBB1F8A" w:rsidR="00552AB4" w:rsidRDefault="00AE46DA" w:rsidP="00552AB4">
      <w:pPr>
        <w:pStyle w:val="Heading2"/>
      </w:pPr>
      <w:bookmarkStart w:id="181" w:name="_Toc514284952"/>
      <w:bookmarkStart w:id="182" w:name="_Toc3451840"/>
      <w:bookmarkStart w:id="183" w:name="_Toc3452904"/>
      <w:bookmarkStart w:id="184" w:name="_Toc23253971"/>
      <w:r>
        <w:t>4</w:t>
      </w:r>
      <w:r w:rsidR="00552AB4">
        <w:t>.1</w:t>
      </w:r>
      <w:r w:rsidR="00552AB4">
        <w:tab/>
        <w:t>Nearest Neighbor</w:t>
      </w:r>
      <w:bookmarkEnd w:id="181"/>
      <w:bookmarkEnd w:id="182"/>
      <w:bookmarkEnd w:id="183"/>
      <w:bookmarkEnd w:id="184"/>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similar to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37CC2788" w:rsidR="00552AB4" w:rsidRDefault="00552AB4" w:rsidP="00552AB4">
      <w:r>
        <w:t xml:space="preserve">The different variants of NN methods differ according to how they define the measure of “distance”, which is in turn used to define what points are “nearby”. Exhibit </w:t>
      </w:r>
      <w:r w:rsidR="0077258D">
        <w:t>1</w:t>
      </w:r>
      <w:r>
        <w:t xml:space="preserve">5 presents a selection of popular distance metrics commonly used in NN methods. Note that each metric has its own tunable parameters, and some can be viewed as special cases of another. For example, </w:t>
      </w:r>
      <w:r>
        <w:rPr>
          <w:rFonts w:eastAsiaTheme="minorEastAsia"/>
        </w:rPr>
        <w:t xml:space="preserve">the Minkowski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45475A09" w:rsidR="00552AB4" w:rsidRDefault="00552AB4" w:rsidP="00552AB4">
      <w:pPr>
        <w:pStyle w:val="Caption"/>
      </w:pPr>
      <w:bookmarkStart w:id="185" w:name="_Toc514089441"/>
      <w:bookmarkStart w:id="186" w:name="_Toc514284967"/>
      <w:bookmarkStart w:id="187" w:name="_Toc23253208"/>
      <w:r>
        <w:t xml:space="preserve">Exhibit </w:t>
      </w:r>
      <w:r>
        <w:rPr>
          <w:noProof/>
        </w:rPr>
        <w:fldChar w:fldCharType="begin"/>
      </w:r>
      <w:r>
        <w:rPr>
          <w:noProof/>
        </w:rPr>
        <w:instrText xml:space="preserve"> SEQ Exhibit \* ARABIC </w:instrText>
      </w:r>
      <w:r>
        <w:rPr>
          <w:noProof/>
        </w:rPr>
        <w:fldChar w:fldCharType="separate"/>
      </w:r>
      <w:r w:rsidR="00BC72C9">
        <w:rPr>
          <w:noProof/>
        </w:rPr>
        <w:t>15</w:t>
      </w:r>
      <w:r>
        <w:rPr>
          <w:noProof/>
        </w:rPr>
        <w:fldChar w:fldCharType="end"/>
      </w:r>
      <w:r>
        <w:t>: Alternative Distance Metrics for Nearest Neighbor Methods</w:t>
      </w:r>
      <w:bookmarkEnd w:id="185"/>
      <w:bookmarkEnd w:id="186"/>
      <w:bookmarkEnd w:id="187"/>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5B2022"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5B2022"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Minkowski</w:t>
            </w:r>
          </w:p>
        </w:tc>
        <w:tc>
          <w:tcPr>
            <w:tcW w:w="3668" w:type="dxa"/>
          </w:tcPr>
          <w:p w14:paraId="1E224207" w14:textId="77777777" w:rsidR="00552AB4" w:rsidRPr="00E61405" w:rsidRDefault="005B2022"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5B2022"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5B2022"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61A368EF" w:rsidR="00552AB4" w:rsidRDefault="00552AB4" w:rsidP="00552AB4">
      <w:pPr>
        <w:rPr>
          <w:rFonts w:eastAsiaTheme="minorEastAsia"/>
        </w:rPr>
      </w:pPr>
      <w:r>
        <w:rPr>
          <w:rFonts w:eastAsiaTheme="minorEastAsia"/>
        </w:rPr>
        <w:lastRenderedPageBreak/>
        <w:t>Another example is presented in Exhibit 1</w:t>
      </w:r>
      <w:r w:rsidR="0077258D">
        <w:rPr>
          <w:rFonts w:eastAsiaTheme="minorEastAsia"/>
        </w:rPr>
        <w:t>6</w:t>
      </w:r>
      <w:r>
        <w:rPr>
          <w:rFonts w:eastAsiaTheme="minorEastAsia"/>
        </w:rPr>
        <w:t xml:space="preserve">.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5D58858C" w:rsidR="00552AB4" w:rsidRDefault="00552AB4" w:rsidP="00552AB4">
      <w:pPr>
        <w:pStyle w:val="Caption"/>
        <w:rPr>
          <w:rFonts w:eastAsiaTheme="minorEastAsia"/>
        </w:rPr>
      </w:pPr>
      <w:bookmarkStart w:id="188" w:name="_Toc514089442"/>
      <w:bookmarkStart w:id="189" w:name="_Toc514284968"/>
      <w:bookmarkStart w:id="190" w:name="_Toc23253209"/>
      <w:r>
        <w:t xml:space="preserve">Exhibit </w:t>
      </w:r>
      <w:r>
        <w:rPr>
          <w:noProof/>
        </w:rPr>
        <w:fldChar w:fldCharType="begin"/>
      </w:r>
      <w:r>
        <w:rPr>
          <w:noProof/>
        </w:rPr>
        <w:instrText xml:space="preserve"> SEQ Exhibit \* ARABIC </w:instrText>
      </w:r>
      <w:r>
        <w:rPr>
          <w:noProof/>
        </w:rPr>
        <w:fldChar w:fldCharType="separate"/>
      </w:r>
      <w:r w:rsidR="00BC72C9">
        <w:rPr>
          <w:noProof/>
        </w:rPr>
        <w:t>16</w:t>
      </w:r>
      <w:r>
        <w:rPr>
          <w:noProof/>
        </w:rPr>
        <w:fldChar w:fldCharType="end"/>
      </w:r>
      <w:r>
        <w:t>: Alternative Distance Metrics for Nearest Neighbor Methods</w:t>
      </w:r>
      <w:bookmarkEnd w:id="188"/>
      <w:bookmarkEnd w:id="189"/>
      <w:bookmarkEnd w:id="190"/>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testing, but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3CF5962A" w:rsidR="00552AB4" w:rsidRDefault="00AE46DA" w:rsidP="00552AB4">
      <w:pPr>
        <w:pStyle w:val="Heading2"/>
      </w:pPr>
      <w:bookmarkStart w:id="191" w:name="_Toc514284948"/>
      <w:bookmarkStart w:id="192" w:name="_Toc3451841"/>
      <w:bookmarkStart w:id="193" w:name="_Toc3452905"/>
      <w:bookmarkStart w:id="194" w:name="_Toc23253972"/>
      <w:r>
        <w:t>4</w:t>
      </w:r>
      <w:r w:rsidR="00552AB4">
        <w:t xml:space="preserve">.2 </w:t>
      </w:r>
      <w:r w:rsidR="00552AB4">
        <w:tab/>
        <w:t>Logistic Regression</w:t>
      </w:r>
      <w:bookmarkEnd w:id="191"/>
      <w:bookmarkEnd w:id="192"/>
      <w:bookmarkEnd w:id="193"/>
      <w:bookmarkEnd w:id="194"/>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5B2022"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directly model and predict the probability term </w:t>
      </w:r>
      <m:oMath>
        <m:r>
          <w:rPr>
            <w:rFonts w:ascii="Cambria Math" w:hAnsi="Cambria Math"/>
          </w:rPr>
          <m:t>p∈[0,1]</m:t>
        </m:r>
      </m:oMath>
      <w:r>
        <w:t>.</w:t>
      </w:r>
    </w:p>
    <w:p w14:paraId="7954C5A5" w14:textId="77777777" w:rsidR="00552AB4" w:rsidRDefault="00552AB4" w:rsidP="00552AB4"/>
    <w:p w14:paraId="442F5483" w14:textId="347847C6" w:rsidR="00552AB4" w:rsidRDefault="00AE46DA" w:rsidP="00552AB4">
      <w:pPr>
        <w:pStyle w:val="Heading2"/>
      </w:pPr>
      <w:bookmarkStart w:id="195" w:name="_Toc514284951"/>
      <w:bookmarkStart w:id="196" w:name="_Toc3451842"/>
      <w:bookmarkStart w:id="197" w:name="_Toc3452906"/>
      <w:bookmarkStart w:id="198" w:name="_Toc23253973"/>
      <w:r>
        <w:t>4</w:t>
      </w:r>
      <w:r w:rsidR="00552AB4">
        <w:t xml:space="preserve">.3 </w:t>
      </w:r>
      <w:r w:rsidR="00552AB4">
        <w:tab/>
        <w:t>Naïve Bayes</w:t>
      </w:r>
      <w:bookmarkEnd w:id="195"/>
      <w:bookmarkEnd w:id="196"/>
      <w:bookmarkEnd w:id="197"/>
      <w:bookmarkEnd w:id="198"/>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resources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r>
        <w:rPr>
          <w:rFonts w:eastAsiaTheme="minorEastAsia"/>
        </w:rPr>
        <w:lastRenderedPageBreak/>
        <w:t xml:space="preserve">so we can estimate the conditional probability distribution of each feature separately. </w:t>
      </w:r>
      <w:r w:rsidRPr="009D79B5">
        <w:rPr>
          <w:rFonts w:eastAsiaTheme="minorEastAsia"/>
        </w:rPr>
        <w:t>In simple terms, a Naive Bayes classifier assumes that the presence of a particular feature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47CDC1E5" w:rsidR="00552AB4" w:rsidRDefault="00552AB4" w:rsidP="00552AB4">
      <w:pPr>
        <w:rPr>
          <w:rFonts w:eastAsiaTheme="minorEastAsia"/>
        </w:rPr>
      </w:pPr>
      <w:r>
        <w:rPr>
          <w:rFonts w:eastAsiaTheme="minorEastAsia"/>
        </w:rPr>
        <w:t>Because our dataset contains both categorical and numerical data, as detailed in Exhibit 1</w:t>
      </w:r>
      <w:r w:rsidR="0077258D">
        <w:rPr>
          <w:rFonts w:eastAsiaTheme="minorEastAsia"/>
        </w:rPr>
        <w:t>6</w:t>
      </w:r>
      <w:r>
        <w:rPr>
          <w:rFonts w:eastAsiaTheme="minorEastAsia"/>
        </w:rPr>
        <w:t>,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47BCA7C2" w:rsidR="00552AB4" w:rsidRDefault="00AE46DA" w:rsidP="00552AB4">
      <w:pPr>
        <w:pStyle w:val="Heading2"/>
      </w:pPr>
      <w:bookmarkStart w:id="199" w:name="_Toc514284954"/>
      <w:bookmarkStart w:id="200" w:name="_Toc3451843"/>
      <w:bookmarkStart w:id="201" w:name="_Toc3452907"/>
      <w:bookmarkStart w:id="202" w:name="_Toc23253974"/>
      <w:r>
        <w:t>4</w:t>
      </w:r>
      <w:r w:rsidR="00552AB4">
        <w:t>.4</w:t>
      </w:r>
      <w:r w:rsidR="00552AB4">
        <w:tab/>
        <w:t>Random Forest</w:t>
      </w:r>
      <w:bookmarkEnd w:id="199"/>
      <w:bookmarkEnd w:id="200"/>
      <w:bookmarkEnd w:id="201"/>
      <w:bookmarkEnd w:id="202"/>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through the use of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dataset.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49430099" w:rsidR="00552AB4" w:rsidRDefault="00552AB4" w:rsidP="00552AB4">
      <w:r>
        <w:rPr>
          <w:rFonts w:eastAsiaTheme="minorEastAsia"/>
        </w:rPr>
        <w:t xml:space="preserve">Exhibit </w:t>
      </w:r>
      <w:r w:rsidR="0077258D">
        <w:rPr>
          <w:rFonts w:eastAsiaTheme="minorEastAsia"/>
        </w:rPr>
        <w:t>17</w:t>
      </w:r>
      <w:r>
        <w:rPr>
          <w:rFonts w:eastAsiaTheme="minorEastAsia"/>
        </w:rPr>
        <w:t xml:space="preserve">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3899C8E0" w:rsidR="00552AB4" w:rsidRDefault="00552AB4" w:rsidP="00552AB4">
      <w:pPr>
        <w:pStyle w:val="Caption"/>
      </w:pPr>
      <w:bookmarkStart w:id="203" w:name="_Toc514089445"/>
      <w:bookmarkStart w:id="204" w:name="_Toc514284971"/>
      <w:bookmarkStart w:id="205" w:name="_Toc23253210"/>
      <w:r>
        <w:t xml:space="preserve">Exhibit </w:t>
      </w:r>
      <w:r>
        <w:rPr>
          <w:noProof/>
        </w:rPr>
        <w:fldChar w:fldCharType="begin"/>
      </w:r>
      <w:r>
        <w:rPr>
          <w:noProof/>
        </w:rPr>
        <w:instrText xml:space="preserve"> SEQ Exhibit \* ARABIC </w:instrText>
      </w:r>
      <w:r>
        <w:rPr>
          <w:noProof/>
        </w:rPr>
        <w:fldChar w:fldCharType="separate"/>
      </w:r>
      <w:r w:rsidR="00BC72C9">
        <w:rPr>
          <w:noProof/>
        </w:rPr>
        <w:t>17</w:t>
      </w:r>
      <w:r>
        <w:rPr>
          <w:noProof/>
        </w:rPr>
        <w:fldChar w:fldCharType="end"/>
      </w:r>
      <w:r>
        <w:t>: Decision Tree Classifier Example</w:t>
      </w:r>
      <w:bookmarkEnd w:id="203"/>
      <w:bookmarkEnd w:id="204"/>
      <w:bookmarkEnd w:id="205"/>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204E3A10" w:rsidR="00552AB4" w:rsidRDefault="00552AB4" w:rsidP="00552AB4">
      <w:pPr>
        <w:rPr>
          <w:rFonts w:eastAsiaTheme="minorEastAsia"/>
        </w:rPr>
      </w:pPr>
      <w:r>
        <w:rPr>
          <w:rFonts w:eastAsiaTheme="minorEastAsia"/>
        </w:rPr>
        <w:t>Exhibit 1</w:t>
      </w:r>
      <w:r w:rsidR="0077258D">
        <w:rPr>
          <w:rFonts w:eastAsiaTheme="minorEastAsia"/>
        </w:rPr>
        <w:t>8</w:t>
      </w:r>
      <w:r>
        <w:rPr>
          <w:rFonts w:eastAsiaTheme="minorEastAsia"/>
        </w:rPr>
        <w:t xml:space="preserve"> presents the optimal decision tree for the data presented in Exhibit </w:t>
      </w:r>
      <w:r w:rsidR="0077258D">
        <w:rPr>
          <w:rFonts w:eastAsiaTheme="minorEastAsia"/>
        </w:rPr>
        <w:t>17</w:t>
      </w:r>
      <w:r>
        <w:rPr>
          <w:rFonts w:eastAsiaTheme="minorEastAsia"/>
        </w:rPr>
        <w:t xml:space="preserve">.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r w:rsidRPr="00A01226">
        <w:rPr>
          <w:rFonts w:eastAsiaTheme="minorEastAsia"/>
          <w:i/>
        </w:rPr>
        <w:t>class</w:t>
      </w:r>
      <w:r>
        <w:rPr>
          <w:rFonts w:eastAsiaTheme="minorEastAsia"/>
          <w:i/>
        </w:rPr>
        <w:t>_value</w:t>
      </w:r>
      <w:r>
        <w:rPr>
          <w:rFonts w:eastAsiaTheme="minorEastAsia"/>
        </w:rPr>
        <w:t xml:space="preserve"> = 0.</w:t>
      </w:r>
    </w:p>
    <w:p w14:paraId="4B4AE1A6" w14:textId="77777777" w:rsidR="00552AB4" w:rsidRDefault="00552AB4" w:rsidP="00552AB4">
      <w:pPr>
        <w:rPr>
          <w:rFonts w:eastAsiaTheme="minorEastAsia"/>
        </w:rPr>
      </w:pPr>
    </w:p>
    <w:p w14:paraId="6E7D924D" w14:textId="77777777" w:rsidR="00610AAD" w:rsidRDefault="00610AAD">
      <w:pPr>
        <w:jc w:val="left"/>
        <w:rPr>
          <w:b/>
          <w:bCs/>
          <w:szCs w:val="18"/>
        </w:rPr>
      </w:pPr>
      <w:bookmarkStart w:id="206" w:name="_Toc514089446"/>
      <w:bookmarkStart w:id="207" w:name="_Toc514284972"/>
      <w:bookmarkStart w:id="208" w:name="_Toc23253211"/>
      <w:r>
        <w:br w:type="page"/>
      </w:r>
    </w:p>
    <w:p w14:paraId="12BF6C35" w14:textId="0FA2B4AF" w:rsidR="00552AB4" w:rsidRDefault="00552AB4" w:rsidP="00552AB4">
      <w:pPr>
        <w:pStyle w:val="Caption"/>
      </w:pPr>
      <w:r>
        <w:lastRenderedPageBreak/>
        <w:t xml:space="preserve">Exhibit </w:t>
      </w:r>
      <w:r>
        <w:rPr>
          <w:noProof/>
        </w:rPr>
        <w:fldChar w:fldCharType="begin"/>
      </w:r>
      <w:r>
        <w:rPr>
          <w:noProof/>
        </w:rPr>
        <w:instrText xml:space="preserve"> SEQ Exhibit \* ARABIC </w:instrText>
      </w:r>
      <w:r>
        <w:rPr>
          <w:noProof/>
        </w:rPr>
        <w:fldChar w:fldCharType="separate"/>
      </w:r>
      <w:r w:rsidR="00BC72C9">
        <w:rPr>
          <w:noProof/>
        </w:rPr>
        <w:t>18</w:t>
      </w:r>
      <w:r>
        <w:rPr>
          <w:noProof/>
        </w:rPr>
        <w:fldChar w:fldCharType="end"/>
      </w:r>
      <w:r>
        <w:t>: Decision Tree Classifier Example</w:t>
      </w:r>
      <w:bookmarkEnd w:id="206"/>
      <w:bookmarkEnd w:id="207"/>
      <w:bookmarkEnd w:id="208"/>
    </w:p>
    <w:p w14:paraId="54A6EAFE" w14:textId="77777777" w:rsidR="00552AB4" w:rsidRDefault="00552AB4" w:rsidP="00552AB4">
      <w:pPr>
        <w:jc w:val="center"/>
        <w:rPr>
          <w:rFonts w:eastAsiaTheme="minorEastAsia"/>
        </w:rPr>
      </w:pPr>
      <w:r>
        <w:rPr>
          <w:noProof/>
        </w:rPr>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5CC5AE9E" w:rsidR="00552AB4" w:rsidRPr="00126652" w:rsidRDefault="00AE46DA" w:rsidP="00552AB4">
      <w:pPr>
        <w:pStyle w:val="Heading2"/>
      </w:pPr>
      <w:bookmarkStart w:id="209" w:name="_Toc514284949"/>
      <w:bookmarkStart w:id="210" w:name="_Toc3451844"/>
      <w:bookmarkStart w:id="211" w:name="_Toc3452908"/>
      <w:bookmarkStart w:id="212" w:name="_Toc23253975"/>
      <w:r>
        <w:t>4</w:t>
      </w:r>
      <w:r w:rsidR="00552AB4" w:rsidRPr="00126652">
        <w:t>.5</w:t>
      </w:r>
      <w:r w:rsidR="00552AB4">
        <w:tab/>
      </w:r>
      <w:r w:rsidR="00552AB4" w:rsidRPr="00126652">
        <w:t>Kernel Ridge Regression</w:t>
      </w:r>
      <w:bookmarkEnd w:id="209"/>
      <w:bookmarkEnd w:id="210"/>
      <w:bookmarkEnd w:id="211"/>
      <w:bookmarkEnd w:id="212"/>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Ridge regression methods are similar to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5B2022"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5B2022"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features. Without going into the detail behind the mechanics, this formulation allows for a Richard feature space while also maintaining efficient computation.</w:t>
      </w:r>
      <w:r>
        <w:rPr>
          <w:rStyle w:val="FootnoteReference"/>
          <w:rFonts w:eastAsiaTheme="minorEastAsia"/>
        </w:rPr>
        <w:footnoteReference w:id="15"/>
      </w:r>
    </w:p>
    <w:p w14:paraId="44E73164" w14:textId="77777777" w:rsidR="00AE5C30" w:rsidRDefault="00AE5C30" w:rsidP="004202B3"/>
    <w:p w14:paraId="6FCFA842" w14:textId="5E98BB17" w:rsidR="00AE5C30" w:rsidRDefault="00AE46DA" w:rsidP="00AE5C30">
      <w:pPr>
        <w:pStyle w:val="Heading2"/>
      </w:pPr>
      <w:bookmarkStart w:id="213" w:name="_Toc23253976"/>
      <w:r>
        <w:t>4</w:t>
      </w:r>
      <w:r w:rsidR="00AE5C30">
        <w:t>.6</w:t>
      </w:r>
      <w:r w:rsidR="00AE5C30">
        <w:tab/>
      </w:r>
      <w:r w:rsidR="006E1F2D">
        <w:t>X</w:t>
      </w:r>
      <w:r w:rsidR="00AE5C30">
        <w:t>G Boost</w:t>
      </w:r>
      <w:bookmarkEnd w:id="213"/>
    </w:p>
    <w:p w14:paraId="0765B8BB" w14:textId="77777777" w:rsidR="00AE5C30" w:rsidRDefault="00AE5C30" w:rsidP="00AE5C30">
      <w:pPr>
        <w:pStyle w:val="Heading2"/>
      </w:pPr>
    </w:p>
    <w:p w14:paraId="2EC959E6" w14:textId="3F265074" w:rsidR="004D33A0" w:rsidRDefault="006E1F2D" w:rsidP="006E1F2D">
      <w:r>
        <w:t xml:space="preserve">Tree boosting is a highly effective and widely used machine learning method. XGBoost is </w:t>
      </w:r>
      <w:r w:rsidR="004D33A0">
        <w:t>a scalable</w:t>
      </w:r>
      <w:r>
        <w:t xml:space="preserve"> end-to-end tree boosting system, which is used widely by data scientists to achieve state-of-the-art results on many machine learning challenges. It utilizes novel sparsity-aware algorithm for sparse data and weighted quantile sketch for approximate tree learning. It utilizes insights on cache access patterns, data compression and sharding to build a scalable tree boosting system. By combining these insights, XGBoost scales beyond billions of examples using far fewer resources than other methods.</w:t>
      </w:r>
      <w:r w:rsidR="00DD4CD4">
        <w:rPr>
          <w:rStyle w:val="FootnoteReference"/>
        </w:rPr>
        <w:footnoteReference w:id="16"/>
      </w:r>
    </w:p>
    <w:p w14:paraId="22D86795" w14:textId="52B61826" w:rsidR="003A25BF" w:rsidRPr="004202B3" w:rsidRDefault="003A25BF" w:rsidP="006E1F2D">
      <w:pPr>
        <w:rPr>
          <w:rFonts w:eastAsiaTheme="minorEastAsia"/>
        </w:rPr>
      </w:pPr>
      <w:r>
        <w:br w:type="page"/>
      </w:r>
    </w:p>
    <w:p w14:paraId="54EC074E" w14:textId="2821C5F5" w:rsidR="00E405DC" w:rsidRPr="00112235" w:rsidRDefault="00E405DC" w:rsidP="00D25E94">
      <w:pPr>
        <w:pStyle w:val="Heading1"/>
        <w:rPr>
          <w:rFonts w:cs="Times New Roman"/>
          <w:sz w:val="30"/>
          <w:szCs w:val="30"/>
        </w:rPr>
      </w:pPr>
      <w:bookmarkStart w:id="214" w:name="_Toc447107921"/>
      <w:bookmarkStart w:id="215" w:name="_Toc485031013"/>
      <w:bookmarkStart w:id="216" w:name="_Toc485033105"/>
      <w:bookmarkStart w:id="217" w:name="_Toc485048674"/>
      <w:bookmarkStart w:id="218" w:name="_Toc485050299"/>
      <w:bookmarkStart w:id="219" w:name="_Toc485118686"/>
      <w:bookmarkStart w:id="220" w:name="_Toc485120202"/>
      <w:bookmarkStart w:id="221" w:name="_Toc485135475"/>
      <w:bookmarkStart w:id="222" w:name="_Toc486318230"/>
      <w:bookmarkStart w:id="223" w:name="_Ref494891422"/>
      <w:bookmarkStart w:id="224" w:name="_Ref494891428"/>
      <w:bookmarkStart w:id="225" w:name="_Toc522195029"/>
      <w:bookmarkStart w:id="226" w:name="_Toc522197603"/>
      <w:bookmarkStart w:id="227" w:name="_Toc522202120"/>
      <w:bookmarkStart w:id="228" w:name="_Toc522272252"/>
      <w:bookmarkStart w:id="229" w:name="_Toc522283618"/>
      <w:bookmarkStart w:id="230" w:name="_Toc23253977"/>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AE46DA">
        <w:rPr>
          <w:rFonts w:cs="Times New Roman"/>
          <w:sz w:val="30"/>
          <w:szCs w:val="30"/>
        </w:rPr>
        <w:t>5</w:t>
      </w:r>
      <w:r w:rsidRPr="00112235">
        <w:rPr>
          <w:rFonts w:cs="Times New Roman"/>
          <w:sz w:val="30"/>
          <w:szCs w:val="30"/>
        </w:rPr>
        <w:t xml:space="preserve">. </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r w:rsidR="00C52E92">
        <w:rPr>
          <w:rFonts w:cs="Times New Roman"/>
          <w:caps w:val="0"/>
          <w:sz w:val="30"/>
          <w:szCs w:val="30"/>
        </w:rPr>
        <w:t>Validation</w:t>
      </w:r>
      <w:bookmarkEnd w:id="230"/>
    </w:p>
    <w:p w14:paraId="7DE11878" w14:textId="77777777" w:rsidR="00112235" w:rsidRDefault="00112235" w:rsidP="0006357B">
      <w:pPr>
        <w:rPr>
          <w:rFonts w:eastAsiaTheme="minorEastAsia"/>
        </w:rPr>
      </w:pPr>
      <w:bookmarkStart w:id="231" w:name="_Toc485031035"/>
      <w:bookmarkStart w:id="232" w:name="_Toc485033127"/>
      <w:bookmarkStart w:id="233" w:name="_Toc485048696"/>
      <w:bookmarkStart w:id="234" w:name="_Toc485050321"/>
      <w:bookmarkStart w:id="235" w:name="_Toc485118705"/>
      <w:bookmarkStart w:id="236" w:name="_Toc485120221"/>
      <w:bookmarkStart w:id="237" w:name="_Toc485135494"/>
    </w:p>
    <w:p w14:paraId="328F685C" w14:textId="65E0F75C" w:rsidR="00523843" w:rsidRPr="00746EE0" w:rsidRDefault="00C52E92" w:rsidP="00523843">
      <w:r>
        <w:rPr>
          <w:rFonts w:eastAsiaTheme="minorEastAsia"/>
        </w:rPr>
        <w:t>There are many moving parts in this model</w:t>
      </w:r>
      <w:r w:rsidR="00E079D5">
        <w:rPr>
          <w:rFonts w:eastAsiaTheme="minorEastAsia"/>
        </w:rPr>
        <w:t xml:space="preserve">, each of which has the potential to cause significant errors in the model output. </w:t>
      </w:r>
      <w:r w:rsidR="00523843" w:rsidRPr="00746EE0">
        <w:t>This chapter summarizes our first round of validation testing for the R version of the Paid Leave Microsimulation model.</w:t>
      </w:r>
      <w:r w:rsidR="00AE46DA">
        <w:t xml:space="preserve"> </w:t>
      </w:r>
      <w:r w:rsidR="00523843" w:rsidRPr="00746EE0">
        <w:t>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in essence a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37789C52" w:rsidR="00523843" w:rsidRDefault="00523843" w:rsidP="00523843">
      <w:r w:rsidRPr="00746EE0">
        <w:t xml:space="preserve">We are testing each method’s ability to accurately impute leave taking behavior in a number of different ways. The imputation of variables will always carry some risk of error, so our model only imputes from </w:t>
      </w:r>
      <w:r w:rsidR="006A70C7">
        <w:t>FMLA survey</w:t>
      </w:r>
      <w:r w:rsidRPr="00746EE0">
        <w:t xml:space="preserve">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many different ways. For this testing memo, we have completed the coding of 6 different methods for imputing these variables into the </w:t>
      </w:r>
      <w:r>
        <w:t>ACS</w:t>
      </w:r>
      <w:r w:rsidRPr="00746EE0">
        <w:t>:</w:t>
      </w:r>
    </w:p>
    <w:p w14:paraId="6FF1C531" w14:textId="77777777" w:rsidR="00523843" w:rsidRPr="00746EE0" w:rsidRDefault="00523843" w:rsidP="00285E08">
      <w:pPr>
        <w:pStyle w:val="ListParagraph"/>
        <w:numPr>
          <w:ilvl w:val="0"/>
          <w:numId w:val="16"/>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285E08">
      <w:pPr>
        <w:pStyle w:val="ListParagraph"/>
        <w:numPr>
          <w:ilvl w:val="0"/>
          <w:numId w:val="16"/>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285E08">
      <w:pPr>
        <w:pStyle w:val="ListParagraph"/>
        <w:numPr>
          <w:ilvl w:val="0"/>
          <w:numId w:val="16"/>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285E08">
      <w:pPr>
        <w:pStyle w:val="ListParagraph"/>
        <w:numPr>
          <w:ilvl w:val="0"/>
          <w:numId w:val="16"/>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285E08">
      <w:pPr>
        <w:pStyle w:val="ListParagraph"/>
        <w:numPr>
          <w:ilvl w:val="0"/>
          <w:numId w:val="16"/>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285E08">
      <w:pPr>
        <w:pStyle w:val="ListParagraph"/>
        <w:numPr>
          <w:ilvl w:val="0"/>
          <w:numId w:val="16"/>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which we use to compare each method to. For each observation in the test data set, the random draw method will simply pick a random observation in the training data set, and assign that training observation’s value to be the testing observation’ value for the imputed variable. All 7 methods uses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285E08">
      <w:pPr>
        <w:pStyle w:val="ListParagraph"/>
        <w:numPr>
          <w:ilvl w:val="0"/>
          <w:numId w:val="15"/>
        </w:numPr>
        <w:jc w:val="left"/>
      </w:pPr>
      <w:r w:rsidRPr="00746EE0">
        <w:t>FMLA-to-FMLA performance results – individual-level leave taking</w:t>
      </w:r>
    </w:p>
    <w:p w14:paraId="68002ACB" w14:textId="77777777" w:rsidR="00523843" w:rsidRPr="00746EE0" w:rsidRDefault="00523843" w:rsidP="00285E08">
      <w:pPr>
        <w:pStyle w:val="ListParagraph"/>
        <w:numPr>
          <w:ilvl w:val="0"/>
          <w:numId w:val="15"/>
        </w:numPr>
        <w:jc w:val="left"/>
      </w:pPr>
      <w:r w:rsidRPr="00746EE0">
        <w:t>FMLA-to-FMLA performance results – population aggregate leave taking</w:t>
      </w:r>
    </w:p>
    <w:p w14:paraId="6976A195" w14:textId="77777777" w:rsidR="00523843" w:rsidRPr="00746EE0" w:rsidRDefault="00523843" w:rsidP="00285E08">
      <w:pPr>
        <w:pStyle w:val="ListParagraph"/>
        <w:numPr>
          <w:ilvl w:val="0"/>
          <w:numId w:val="15"/>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0C6C9934" w:rsidR="00523843" w:rsidRPr="00746EE0" w:rsidRDefault="00523843" w:rsidP="00523843">
      <w:r w:rsidRPr="00746EE0">
        <w:t xml:space="preserve">FMLA to FMLA performance results are performance results resulting from splitting the FMLA data set into two parts randomly; a training set and a testing set. The training set is used to calibrate the predictive model with every imputation methods.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w:t>
      </w:r>
      <w:r w:rsidR="0077258D">
        <w:t>19</w:t>
      </w:r>
      <w:r w:rsidRPr="00746EE0">
        <w:t xml:space="preserve"> below; in this example, method 1 performs better at </w:t>
      </w:r>
      <w:r w:rsidRPr="00746EE0">
        <w:lastRenderedPageBreak/>
        <w:t xml:space="preserve">predicting aggregate levels of leave taking, while method 2 performs better at predicting who takes leave at an individual level. We want to know how each method will stack up with one another in both of these dimensions. </w:t>
      </w:r>
    </w:p>
    <w:p w14:paraId="407DC7E4" w14:textId="77777777" w:rsidR="00523843" w:rsidRPr="00746EE0" w:rsidRDefault="00523843" w:rsidP="00523843"/>
    <w:p w14:paraId="6C3A5368" w14:textId="31EE021C" w:rsidR="00523843" w:rsidRPr="00746EE0" w:rsidRDefault="00523843" w:rsidP="00610AAD">
      <w:pPr>
        <w:keepNext/>
        <w:jc w:val="center"/>
        <w:rPr>
          <w:b/>
        </w:rPr>
      </w:pPr>
      <w:bookmarkStart w:id="238" w:name="_Toc23253212"/>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19</w:t>
      </w:r>
      <w:r w:rsidRPr="00610AAD">
        <w:rPr>
          <w:b/>
        </w:rPr>
        <w:fldChar w:fldCharType="end"/>
      </w:r>
      <w:r w:rsidRPr="00610AAD">
        <w:rPr>
          <w:b/>
        </w:rPr>
        <w:t>.</w:t>
      </w:r>
      <w:bookmarkEnd w:id="238"/>
      <w:r w:rsidR="00610AAD" w:rsidRPr="00610AAD">
        <w:rPr>
          <w:b/>
        </w:rPr>
        <w:t xml:space="preserve"> </w:t>
      </w: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5B2022" w:rsidRPr="00746EE0" w:rsidRDefault="005B2022"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5B2022" w:rsidRPr="00746EE0" w:rsidRDefault="005B2022"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5B2022" w:rsidRPr="00746EE0" w:rsidRDefault="005B2022"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5B2022" w:rsidRPr="00746EE0" w:rsidRDefault="005B2022"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5B2022" w:rsidRPr="00746EE0" w:rsidRDefault="005B2022"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5B2022" w:rsidRPr="00746EE0" w:rsidRDefault="005B2022"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5B2022" w:rsidRPr="00746EE0" w:rsidRDefault="005B2022"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5B2022" w:rsidRPr="00746EE0" w:rsidRDefault="005B2022"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5B2022" w:rsidRPr="00746EE0" w:rsidRDefault="005B2022"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5B2022" w:rsidRPr="00746EE0" w:rsidRDefault="005B2022"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5B2022" w:rsidRPr="00746EE0" w:rsidRDefault="005B2022"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5B2022" w:rsidRPr="00746EE0" w:rsidRDefault="005B2022"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5B2022" w:rsidRPr="00746EE0" w:rsidRDefault="005B2022"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5B2022" w:rsidRPr="00746EE0" w:rsidRDefault="005B2022"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5B2022" w:rsidRPr="00746EE0" w:rsidRDefault="005B2022"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5B2022" w:rsidRPr="00746EE0" w:rsidRDefault="005B2022"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5B2022" w:rsidRPr="00746EE0" w:rsidRDefault="005B2022" w:rsidP="00523843">
                                  <w:pPr>
                                    <w:rPr>
                                      <w:sz w:val="16"/>
                                    </w:rPr>
                                  </w:pPr>
                                  <w:r w:rsidRPr="00746EE0">
                                    <w:rPr>
                                      <w:sz w:val="16"/>
                                    </w:rPr>
                                    <w:t xml:space="preserve">Leave </w:t>
                                  </w:r>
                                </w:p>
                                <w:p w14:paraId="44E6B5FB" w14:textId="77777777" w:rsidR="005B2022" w:rsidRPr="00746EE0" w:rsidRDefault="005B2022"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5B2022" w:rsidRPr="00746EE0" w:rsidRDefault="005B2022" w:rsidP="00523843">
                            <w:pPr>
                              <w:rPr>
                                <w:sz w:val="16"/>
                              </w:rPr>
                            </w:pPr>
                            <w:r w:rsidRPr="00746EE0">
                              <w:rPr>
                                <w:sz w:val="16"/>
                              </w:rPr>
                              <w:t xml:space="preserve">Leave </w:t>
                            </w:r>
                          </w:p>
                          <w:p w14:paraId="44E6B5FB" w14:textId="77777777" w:rsidR="005B2022" w:rsidRPr="00746EE0" w:rsidRDefault="005B2022"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5B2022" w:rsidRPr="00746EE0" w:rsidRDefault="005B2022"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5B2022" w:rsidRPr="00746EE0" w:rsidRDefault="005B2022"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5B2022" w:rsidRPr="00746EE0" w:rsidRDefault="005B2022"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5B2022" w:rsidRPr="00746EE0" w:rsidRDefault="005B2022"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5B2022" w:rsidRPr="00746EE0" w:rsidRDefault="005B2022"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5B2022" w:rsidRPr="00746EE0" w:rsidRDefault="005B2022"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5B2022" w:rsidRPr="00746EE0" w:rsidRDefault="005B2022"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5B2022" w:rsidRPr="00746EE0" w:rsidRDefault="005B2022"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5B2022" w:rsidRPr="00746EE0" w:rsidRDefault="005B2022"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5B2022" w:rsidRPr="00746EE0" w:rsidRDefault="005B2022"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5B2022" w:rsidRPr="00746EE0" w:rsidRDefault="005B2022"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5B2022" w:rsidRPr="00746EE0" w:rsidRDefault="005B2022"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5B2022" w:rsidRPr="00746EE0" w:rsidRDefault="005B2022"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5B2022" w:rsidRPr="00746EE0" w:rsidRDefault="005B2022"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5B2022" w:rsidRPr="00746EE0" w:rsidRDefault="005B2022"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5B2022" w:rsidRPr="00746EE0" w:rsidRDefault="005B2022"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5B2022" w:rsidRPr="00746EE0" w:rsidRDefault="005B2022"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5B2022" w:rsidRPr="00746EE0" w:rsidRDefault="005B2022"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5B2022" w:rsidRPr="00746EE0" w:rsidRDefault="005B2022"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5B2022" w:rsidRPr="00746EE0" w:rsidRDefault="005B2022"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5B2022" w:rsidRPr="00746EE0" w:rsidRDefault="005B2022"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5B2022" w:rsidRPr="00746EE0" w:rsidRDefault="005B2022"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5B2022" w:rsidRPr="00746EE0" w:rsidRDefault="005B2022"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5B2022" w:rsidRPr="00746EE0" w:rsidRDefault="005B2022"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5B2022" w:rsidRPr="00746EE0" w:rsidRDefault="005B2022"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5B2022" w:rsidRPr="00746EE0" w:rsidRDefault="005B2022"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5B2022" w:rsidRPr="00746EE0" w:rsidRDefault="005B2022"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5B2022" w:rsidRPr="00746EE0" w:rsidRDefault="005B2022"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5B2022" w:rsidRPr="00746EE0" w:rsidRDefault="005B2022"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5B2022" w:rsidRPr="00746EE0" w:rsidRDefault="005B2022"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5B2022" w:rsidRPr="00746EE0" w:rsidRDefault="005B2022"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5B2022" w:rsidRPr="00746EE0" w:rsidRDefault="005B2022"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5B2022" w:rsidRPr="00746EE0" w:rsidRDefault="005B2022"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5B2022" w:rsidRPr="00746EE0" w:rsidRDefault="005B2022"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5B2022" w:rsidRPr="00746EE0" w:rsidRDefault="005B2022"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5B2022" w:rsidRPr="00746EE0" w:rsidRDefault="005B2022"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5B2022" w:rsidRPr="00746EE0" w:rsidRDefault="005B2022"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5B2022" w:rsidRPr="00746EE0" w:rsidRDefault="005B2022"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5B2022" w:rsidRPr="00746EE0" w:rsidRDefault="005B2022"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5B2022" w:rsidRPr="00746EE0" w:rsidRDefault="005B2022"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5B2022" w:rsidRPr="00746EE0" w:rsidRDefault="005B2022"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5B2022" w:rsidRPr="00746EE0" w:rsidRDefault="005B2022"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5B2022" w:rsidRPr="00746EE0" w:rsidRDefault="005B2022"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5B2022" w:rsidRPr="00746EE0" w:rsidRDefault="005B2022"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5B2022" w:rsidRPr="00746EE0" w:rsidRDefault="005B2022"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5B2022" w:rsidRPr="00746EE0" w:rsidRDefault="005B2022"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64E211ED" w:rsidR="00523843" w:rsidRPr="00746EE0" w:rsidRDefault="00523843" w:rsidP="00523843">
      <w:r w:rsidRPr="00746EE0">
        <w:t>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outlayed by each state program. For each state, we simulated leave taking and program participation in the state’s ACS population. We used model parameters that mirrored the real-world rules and restrictions of the respective state PFL program. A valid microsimulation model should produce estimates for benefits outlayed similar to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 xml:space="preserve">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w:t>
      </w:r>
      <w:r w:rsidRPr="00746EE0">
        <w:lastRenderedPageBreak/>
        <w:t>state program data.</w:t>
      </w:r>
      <w:r w:rsidRPr="00CC2CA9">
        <w:t xml:space="preserve"> </w:t>
      </w:r>
      <w:r w:rsidRPr="00746EE0">
        <w:t>To smooth out any randomness introduced by stochastic components of the imputation methods, all results presented are the mean result of 100 simulations. We also examined the variance due to these stochastic components for a single simulation, and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F6822F9" w:rsidR="00523843" w:rsidRDefault="00E800BC" w:rsidP="00E800BC">
      <w:pPr>
        <w:pStyle w:val="Heading2"/>
      </w:pPr>
      <w:bookmarkStart w:id="239" w:name="_Toc23253978"/>
      <w:r>
        <w:t>5</w:t>
      </w:r>
      <w:r w:rsidR="00523843">
        <w:t>.1</w:t>
      </w:r>
      <w:r w:rsidR="00523843">
        <w:tab/>
        <w:t>Selection of Imputed Variables to Use for Testing</w:t>
      </w:r>
      <w:bookmarkEnd w:id="239"/>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285E08">
      <w:pPr>
        <w:pStyle w:val="ListParagraph"/>
        <w:numPr>
          <w:ilvl w:val="0"/>
          <w:numId w:val="19"/>
        </w:numPr>
        <w:jc w:val="left"/>
      </w:pPr>
      <w:r>
        <w:t>Program Benefits Outlayed</w:t>
      </w:r>
    </w:p>
    <w:p w14:paraId="38041CF4" w14:textId="77777777" w:rsidR="00523843" w:rsidRDefault="00523843" w:rsidP="00285E08">
      <w:pPr>
        <w:pStyle w:val="ListParagraph"/>
        <w:numPr>
          <w:ilvl w:val="0"/>
          <w:numId w:val="19"/>
        </w:numPr>
        <w:jc w:val="left"/>
      </w:pPr>
      <w:r>
        <w:t>Leave Takers</w:t>
      </w:r>
    </w:p>
    <w:p w14:paraId="10D78B9E" w14:textId="77777777" w:rsidR="00523843" w:rsidRDefault="00523843" w:rsidP="00285E08">
      <w:pPr>
        <w:pStyle w:val="ListParagraph"/>
        <w:numPr>
          <w:ilvl w:val="0"/>
          <w:numId w:val="19"/>
        </w:numPr>
        <w:jc w:val="left"/>
      </w:pPr>
      <w:r>
        <w:t>Number of Leaves Taken</w:t>
      </w:r>
    </w:p>
    <w:p w14:paraId="3813F11C" w14:textId="77777777" w:rsidR="00523843" w:rsidRDefault="00523843" w:rsidP="00285E08">
      <w:pPr>
        <w:pStyle w:val="ListParagraph"/>
        <w:numPr>
          <w:ilvl w:val="0"/>
          <w:numId w:val="19"/>
        </w:numPr>
        <w:jc w:val="left"/>
      </w:pPr>
      <w:r>
        <w:t>Leave Needers</w:t>
      </w:r>
    </w:p>
    <w:p w14:paraId="7015884D" w14:textId="77777777" w:rsidR="00523843" w:rsidRDefault="00523843" w:rsidP="00285E08">
      <w:pPr>
        <w:pStyle w:val="ListParagraph"/>
        <w:numPr>
          <w:ilvl w:val="0"/>
          <w:numId w:val="19"/>
        </w:numPr>
        <w:jc w:val="left"/>
      </w:pPr>
      <w:r>
        <w:t>Proportion of Pay Received from Employer while on Leave (</w:t>
      </w:r>
      <w:r w:rsidRPr="00FB61C4">
        <w:rPr>
          <w:rFonts w:ascii="Courier New" w:hAnsi="Courier New" w:cs="Courier New"/>
        </w:rPr>
        <w:t>Prop_pay</w:t>
      </w:r>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Outlayed.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Needers. </w:t>
      </w:r>
      <w:r w:rsidRPr="00746EE0">
        <w:t>In the simulation, financially sensitive leave needers are assumed to take leave in the presence of a state leave program. So, our model needs to accurately estimate leave needing in order to be properly estimate leave taking in the presence of a state leave program.</w:t>
      </w:r>
    </w:p>
    <w:p w14:paraId="43B2C105" w14:textId="77777777" w:rsidR="00523843" w:rsidRDefault="00523843" w:rsidP="00523843"/>
    <w:p w14:paraId="3BA3B216" w14:textId="35E9B96B" w:rsidR="00523843" w:rsidRPr="00746EE0" w:rsidRDefault="00523843" w:rsidP="00523843">
      <w:r>
        <w:rPr>
          <w:b/>
          <w:i/>
        </w:rPr>
        <w:lastRenderedPageBreak/>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actually discrete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each individual. So this variable remains a numeric value, but can only take on one of seven values. </w:t>
      </w:r>
    </w:p>
    <w:p w14:paraId="11F3C498" w14:textId="77777777" w:rsidR="00523843" w:rsidRPr="00746EE0" w:rsidRDefault="00523843" w:rsidP="00523843"/>
    <w:p w14:paraId="0A5BF084" w14:textId="25738935" w:rsidR="00523843" w:rsidRPr="00746EE0" w:rsidRDefault="00E800BC" w:rsidP="00E800BC">
      <w:pPr>
        <w:pStyle w:val="Heading2"/>
      </w:pPr>
      <w:bookmarkStart w:id="240" w:name="_Toc23253979"/>
      <w:r>
        <w:t>5</w:t>
      </w:r>
      <w:r w:rsidR="00336800">
        <w:t>.</w:t>
      </w:r>
      <w:r w:rsidR="00523843" w:rsidRPr="00746EE0">
        <w:t>2</w:t>
      </w:r>
      <w:r w:rsidR="00523843" w:rsidRPr="00746EE0">
        <w:tab/>
        <w:t>Results</w:t>
      </w:r>
      <w:bookmarkEnd w:id="240"/>
    </w:p>
    <w:p w14:paraId="0426B459" w14:textId="541B0DF1" w:rsidR="00523843" w:rsidRPr="00746EE0" w:rsidRDefault="00523843" w:rsidP="00523843"/>
    <w:p w14:paraId="5BE17D3E" w14:textId="3F719E1A"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627B1529" w:rsidR="00523843" w:rsidRDefault="00E800BC"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74A9FE9C">
                <wp:simplePos x="0" y="0"/>
                <wp:positionH relativeFrom="margin">
                  <wp:align>right</wp:align>
                </wp:positionH>
                <wp:positionV relativeFrom="margin">
                  <wp:posOffset>3390900</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5B2022" w:rsidRPr="00746EE0" w:rsidRDefault="005B2022" w:rsidP="00523843">
                            <w:pPr>
                              <w:spacing w:line="276" w:lineRule="auto"/>
                              <w:rPr>
                                <w:b/>
                                <w:color w:val="660000"/>
                                <w:szCs w:val="20"/>
                              </w:rPr>
                            </w:pPr>
                            <w:r w:rsidRPr="00746EE0">
                              <w:rPr>
                                <w:b/>
                                <w:color w:val="660000"/>
                                <w:szCs w:val="20"/>
                              </w:rPr>
                              <w:t>Preliminary Conclusions</w:t>
                            </w:r>
                          </w:p>
                          <w:p w14:paraId="67554503" w14:textId="77777777" w:rsidR="005B2022" w:rsidRPr="00746EE0" w:rsidRDefault="005B2022"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5B2022" w:rsidRPr="00746EE0" w:rsidRDefault="005B2022"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5B2022" w:rsidRPr="00746EE0" w:rsidRDefault="005B2022"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5B2022" w:rsidRPr="00746EE0" w:rsidRDefault="005B2022"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267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" fillcolor="#d6ccac" stroked="f" strokeweight="1pt">
                <v:shadow on="t" color="black" opacity="24903f" obscured="t" origin=",.5" offset="0,.55556mm"/>
                <v:textbox inset="18pt,18pt,18pt,18pt">
                  <w:txbxContent>
                    <w:p w14:paraId="4CAB6BD9" w14:textId="77777777" w:rsidR="005B2022" w:rsidRPr="00746EE0" w:rsidRDefault="005B2022" w:rsidP="00523843">
                      <w:pPr>
                        <w:spacing w:line="276" w:lineRule="auto"/>
                        <w:rPr>
                          <w:b/>
                          <w:color w:val="660000"/>
                          <w:szCs w:val="20"/>
                        </w:rPr>
                      </w:pPr>
                      <w:r w:rsidRPr="00746EE0">
                        <w:rPr>
                          <w:b/>
                          <w:color w:val="660000"/>
                          <w:szCs w:val="20"/>
                        </w:rPr>
                        <w:t>Preliminary Conclusions</w:t>
                      </w:r>
                    </w:p>
                    <w:p w14:paraId="67554503" w14:textId="77777777" w:rsidR="005B2022" w:rsidRPr="00746EE0" w:rsidRDefault="005B2022" w:rsidP="00285E08">
                      <w:pPr>
                        <w:pStyle w:val="ListParagraph"/>
                        <w:numPr>
                          <w:ilvl w:val="0"/>
                          <w:numId w:val="17"/>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5B2022" w:rsidRPr="00746EE0" w:rsidRDefault="005B2022" w:rsidP="00285E08">
                      <w:pPr>
                        <w:pStyle w:val="ListParagraph"/>
                        <w:numPr>
                          <w:ilvl w:val="0"/>
                          <w:numId w:val="17"/>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5B2022" w:rsidRPr="00746EE0" w:rsidRDefault="005B2022" w:rsidP="00285E08">
                      <w:pPr>
                        <w:pStyle w:val="ListParagraph"/>
                        <w:numPr>
                          <w:ilvl w:val="0"/>
                          <w:numId w:val="17"/>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5B2022" w:rsidRPr="00746EE0" w:rsidRDefault="005B2022" w:rsidP="00285E08">
                      <w:pPr>
                        <w:pStyle w:val="ListParagraph"/>
                        <w:numPr>
                          <w:ilvl w:val="0"/>
                          <w:numId w:val="17"/>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0157160D" w:rsidR="00523843" w:rsidRPr="0078483D" w:rsidRDefault="00523843" w:rsidP="00523843">
      <w:pPr>
        <w:rPr>
          <w:sz w:val="22"/>
        </w:rPr>
      </w:pPr>
    </w:p>
    <w:p w14:paraId="1C63A27E" w14:textId="5E015911" w:rsidR="00523843" w:rsidRDefault="0077258D" w:rsidP="00523843">
      <w:r>
        <w:t>Below, Exhibit 20</w:t>
      </w:r>
      <w:r w:rsidR="00523843">
        <w:t xml:space="preserve"> </w:t>
      </w:r>
      <w:r w:rsidR="00523843" w:rsidRPr="00746EE0">
        <w:t>is a summary of the comparative scores for each test that we conducted on the model.</w:t>
      </w:r>
      <w:r w:rsidR="00523843">
        <w:t xml:space="preserve"> It is an approximate measure of how well each method did comparatively to other methods on each measure. While the weight to put on each performance measure is not necessarily </w:t>
      </w:r>
      <w:r w:rsidR="00523843">
        <w:lastRenderedPageBreak/>
        <w:t xml:space="preserve">equivalent, we see this table as a good visual aid to generally compare method performance across all the different measures we tested. We provide further discussion and speculation on what measures should be considered more or less important in the remainder of the section. </w:t>
      </w:r>
      <w:r w:rsidR="00604539">
        <w:t>Actual leave program expenditures are calculated from state benefit outlay re</w:t>
      </w:r>
      <w:r w:rsidR="00BC72C9">
        <w:t>ports, as detailed in Appendix B</w:t>
      </w:r>
      <w:r w:rsidR="00604539">
        <w:t>.</w:t>
      </w:r>
    </w:p>
    <w:p w14:paraId="355D6B94" w14:textId="77777777" w:rsidR="00523843" w:rsidRDefault="00523843" w:rsidP="00523843"/>
    <w:p w14:paraId="5BF4E242" w14:textId="77777777" w:rsidR="00523843" w:rsidRDefault="00523843" w:rsidP="00523843">
      <w:r>
        <w:t>Broadly speaking, the more “Green” boxes in each column, the better the column’s method has performed. Conversely, the more “Red” boxes, the worse the performance. From the general patterns observed in this exhibit, our preliminary conclusions are:</w:t>
      </w:r>
    </w:p>
    <w:p w14:paraId="5C98E17B" w14:textId="77777777" w:rsidR="00523843" w:rsidRDefault="00523843" w:rsidP="00285E08">
      <w:pPr>
        <w:pStyle w:val="ListParagraph"/>
        <w:numPr>
          <w:ilvl w:val="0"/>
          <w:numId w:val="18"/>
        </w:numPr>
        <w:jc w:val="left"/>
      </w:pPr>
      <w:r w:rsidRPr="00CC2CA9">
        <w:rPr>
          <w:rFonts w:ascii="Courier New" w:hAnsi="Courier New" w:cs="Courier New"/>
        </w:rPr>
        <w:t>KNN1</w:t>
      </w:r>
      <w:r>
        <w:t xml:space="preserve"> is the best-performing method,</w:t>
      </w:r>
    </w:p>
    <w:p w14:paraId="700F0DE9" w14:textId="77777777" w:rsidR="00523843" w:rsidRDefault="00523843" w:rsidP="00285E08">
      <w:pPr>
        <w:pStyle w:val="ListParagraph"/>
        <w:numPr>
          <w:ilvl w:val="0"/>
          <w:numId w:val="18"/>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285E08">
      <w:pPr>
        <w:pStyle w:val="ListParagraph"/>
        <w:numPr>
          <w:ilvl w:val="0"/>
          <w:numId w:val="18"/>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6E7BC834" w14:textId="09B6D399" w:rsidR="00523843" w:rsidRPr="00846D9C" w:rsidRDefault="00523843" w:rsidP="00523843">
      <w:pPr>
        <w:keepNext/>
        <w:jc w:val="center"/>
        <w:rPr>
          <w:b/>
        </w:rPr>
      </w:pPr>
      <w:bookmarkStart w:id="241" w:name="_Toc23253213"/>
      <w:r w:rsidRPr="00900B61">
        <w:rPr>
          <w:b/>
        </w:rPr>
        <w:lastRenderedPageBreak/>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20</w:t>
      </w:r>
      <w:r w:rsidRPr="00900B61">
        <w:rPr>
          <w:b/>
        </w:rPr>
        <w:fldChar w:fldCharType="end"/>
      </w:r>
      <w:r w:rsidRPr="00900B61">
        <w:rPr>
          <w:b/>
        </w:rPr>
        <w:t>.</w:t>
      </w:r>
      <w:bookmarkEnd w:id="241"/>
      <w:r w:rsidR="00610AAD">
        <w:rPr>
          <w:b/>
        </w:rPr>
        <w:t xml:space="preserve"> </w:t>
      </w:r>
      <w:r>
        <w:rPr>
          <w:b/>
        </w:rPr>
        <w:t>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418E56CE" w:rsidR="00523843" w:rsidRPr="00846D9C" w:rsidRDefault="0077258D" w:rsidP="00041AFC">
            <w:pPr>
              <w:rPr>
                <w:rFonts w:cs="Arial"/>
                <w:color w:val="000000"/>
                <w:sz w:val="20"/>
                <w:szCs w:val="20"/>
              </w:rPr>
            </w:pPr>
            <w:r>
              <w:rPr>
                <w:rFonts w:cs="Arial"/>
                <w:color w:val="000000"/>
                <w:sz w:val="20"/>
                <w:szCs w:val="20"/>
              </w:rPr>
              <w:t>21</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04984368" w:rsidR="00523843" w:rsidRPr="00846D9C" w:rsidRDefault="0077258D" w:rsidP="00041AFC">
            <w:pPr>
              <w:rPr>
                <w:rFonts w:cs="Arial"/>
                <w:color w:val="000000"/>
                <w:sz w:val="20"/>
                <w:szCs w:val="20"/>
              </w:rPr>
            </w:pPr>
            <w:r>
              <w:rPr>
                <w:rFonts w:cs="Arial"/>
                <w:color w:val="000000"/>
                <w:sz w:val="20"/>
                <w:szCs w:val="20"/>
              </w:rPr>
              <w:t>22</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25A4868E" w:rsidR="00523843" w:rsidRPr="00846D9C" w:rsidRDefault="0077258D" w:rsidP="00041AFC">
            <w:pPr>
              <w:rPr>
                <w:rFonts w:cs="Arial"/>
                <w:color w:val="000000"/>
                <w:sz w:val="20"/>
                <w:szCs w:val="20"/>
              </w:rPr>
            </w:pPr>
            <w:r>
              <w:rPr>
                <w:rFonts w:cs="Arial"/>
                <w:color w:val="000000"/>
                <w:sz w:val="20"/>
                <w:szCs w:val="20"/>
              </w:rPr>
              <w:t>23</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610AAD">
            <w:pPr>
              <w:jc w:val="left"/>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3233DDA5" w:rsidR="00523843" w:rsidRPr="00846D9C" w:rsidRDefault="0077258D" w:rsidP="00041AFC">
            <w:pPr>
              <w:rPr>
                <w:rFonts w:cs="Arial"/>
                <w:color w:val="000000"/>
                <w:sz w:val="20"/>
                <w:szCs w:val="20"/>
              </w:rPr>
            </w:pPr>
            <w:r>
              <w:rPr>
                <w:rFonts w:cs="Arial"/>
                <w:color w:val="000000"/>
                <w:sz w:val="20"/>
                <w:szCs w:val="20"/>
              </w:rPr>
              <w:t>24</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610AAD">
            <w:pPr>
              <w:jc w:val="left"/>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6E158FBA" w:rsidR="00523843" w:rsidRPr="00846D9C" w:rsidRDefault="0077258D" w:rsidP="00041AFC">
            <w:pPr>
              <w:rPr>
                <w:rFonts w:cs="Arial"/>
                <w:color w:val="000000"/>
                <w:sz w:val="20"/>
                <w:szCs w:val="20"/>
              </w:rPr>
            </w:pPr>
            <w:r>
              <w:rPr>
                <w:rFonts w:cs="Arial"/>
                <w:color w:val="000000"/>
                <w:sz w:val="20"/>
                <w:szCs w:val="20"/>
              </w:rPr>
              <w:t>25</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47AE483B" w:rsidR="00523843" w:rsidRPr="00846D9C" w:rsidRDefault="0077258D" w:rsidP="00041AFC">
            <w:pPr>
              <w:rPr>
                <w:rFonts w:cs="Arial"/>
                <w:color w:val="000000"/>
                <w:sz w:val="20"/>
                <w:szCs w:val="20"/>
              </w:rPr>
            </w:pPr>
            <w:r>
              <w:rPr>
                <w:rFonts w:cs="Arial"/>
                <w:color w:val="000000"/>
                <w:sz w:val="20"/>
                <w:szCs w:val="20"/>
              </w:rPr>
              <w:t>26</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2774EEBC" w:rsidR="00523843" w:rsidRPr="00846D9C" w:rsidRDefault="0077258D" w:rsidP="00041AFC">
            <w:pPr>
              <w:rPr>
                <w:rFonts w:cs="Arial"/>
                <w:color w:val="000000"/>
                <w:sz w:val="20"/>
                <w:szCs w:val="20"/>
              </w:rPr>
            </w:pPr>
            <w:r>
              <w:rPr>
                <w:rFonts w:cs="Arial"/>
                <w:color w:val="000000"/>
                <w:sz w:val="20"/>
                <w:szCs w:val="20"/>
              </w:rPr>
              <w:t>27</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610AAD">
            <w:pPr>
              <w:jc w:val="left"/>
              <w:rPr>
                <w:rFonts w:cs="Arial"/>
                <w:color w:val="000000"/>
                <w:sz w:val="20"/>
                <w:szCs w:val="20"/>
              </w:rPr>
            </w:pPr>
            <w:r w:rsidRPr="00846D9C">
              <w:rPr>
                <w:rFonts w:cs="Arial"/>
                <w:color w:val="000000"/>
                <w:sz w:val="20"/>
                <w:szCs w:val="20"/>
              </w:rPr>
              <w:t>Predicted/Actual Leave Needers</w:t>
            </w:r>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27A99994" w:rsidR="00523843" w:rsidRPr="00846D9C" w:rsidRDefault="0077258D" w:rsidP="00041AFC">
            <w:pPr>
              <w:rPr>
                <w:rFonts w:cs="Arial"/>
                <w:color w:val="000000"/>
                <w:sz w:val="20"/>
                <w:szCs w:val="20"/>
              </w:rPr>
            </w:pPr>
            <w:r>
              <w:rPr>
                <w:rFonts w:cs="Arial"/>
                <w:color w:val="000000"/>
                <w:sz w:val="20"/>
                <w:szCs w:val="20"/>
              </w:rPr>
              <w:t>28</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610AAD">
            <w:pPr>
              <w:jc w:val="left"/>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232E327F" w:rsidR="00523843" w:rsidRPr="00846D9C" w:rsidRDefault="0077258D" w:rsidP="00041AFC">
            <w:pPr>
              <w:rPr>
                <w:rFonts w:cs="Arial"/>
                <w:color w:val="000000"/>
                <w:sz w:val="20"/>
                <w:szCs w:val="20"/>
              </w:rPr>
            </w:pPr>
            <w:r>
              <w:rPr>
                <w:rFonts w:cs="Arial"/>
                <w:color w:val="000000"/>
                <w:sz w:val="20"/>
                <w:szCs w:val="20"/>
              </w:rPr>
              <w:t>29</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610AAD">
            <w:pPr>
              <w:jc w:val="left"/>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5E1B90C6" w:rsidR="00523843" w:rsidRPr="00846D9C" w:rsidRDefault="0077258D" w:rsidP="00041AFC">
            <w:pPr>
              <w:rPr>
                <w:rFonts w:cs="Arial"/>
                <w:color w:val="000000"/>
                <w:sz w:val="20"/>
                <w:szCs w:val="20"/>
              </w:rPr>
            </w:pPr>
            <w:r>
              <w:rPr>
                <w:rFonts w:cs="Arial"/>
                <w:color w:val="000000"/>
                <w:sz w:val="20"/>
                <w:szCs w:val="20"/>
              </w:rPr>
              <w:t>30</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610AAD">
            <w:pPr>
              <w:jc w:val="left"/>
              <w:rPr>
                <w:rFonts w:cs="Arial"/>
                <w:color w:val="000000"/>
                <w:sz w:val="20"/>
                <w:szCs w:val="20"/>
              </w:rPr>
            </w:pPr>
            <w:r w:rsidRPr="00846D9C">
              <w:rPr>
                <w:rFonts w:cs="Arial"/>
                <w:color w:val="000000"/>
                <w:sz w:val="20"/>
                <w:szCs w:val="20"/>
              </w:rPr>
              <w:t>Leave Needers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r>
        <w:tab/>
        <w:t xml:space="preserve">  Good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242" w:name="_Toc23253295"/>
      <w:bookmarkStart w:id="243" w:name="_Toc23253980"/>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242"/>
      <w:bookmarkEnd w:id="243"/>
    </w:p>
    <w:p w14:paraId="245A6B75" w14:textId="77777777" w:rsidR="00523843" w:rsidRPr="000C2F1D" w:rsidRDefault="00523843" w:rsidP="00523843"/>
    <w:p w14:paraId="3BD920AD" w14:textId="3B1CFB9A" w:rsidR="00523843" w:rsidRPr="00746EE0" w:rsidRDefault="00900B61" w:rsidP="00900B61">
      <w:pPr>
        <w:pStyle w:val="Heading2"/>
      </w:pPr>
      <w:bookmarkStart w:id="244" w:name="_Toc23253981"/>
      <w:r>
        <w:t>5</w:t>
      </w:r>
      <w:r w:rsidR="00523843" w:rsidRPr="00746EE0">
        <w:t>.</w:t>
      </w:r>
      <w:r w:rsidR="00336800">
        <w:t>3</w:t>
      </w:r>
      <w:r w:rsidR="00523843" w:rsidRPr="00746EE0">
        <w:tab/>
        <w:t>Benefit Outlays</w:t>
      </w:r>
      <w:bookmarkEnd w:id="244"/>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2A231AC6" w:rsidR="00523843" w:rsidRPr="00746EE0" w:rsidRDefault="00523843" w:rsidP="00523843">
      <w:r w:rsidRPr="00746EE0">
        <w:rPr>
          <w:b/>
          <w:i/>
        </w:rPr>
        <w:t xml:space="preserve">Rhode Island. </w:t>
      </w:r>
      <w:r w:rsidRPr="00746EE0">
        <w:t>In Rhode Island, the actual program paid out approximately $176 million in benefits annually between 201</w:t>
      </w:r>
      <w:r w:rsidR="0077258D">
        <w:t>2 and 2016. As seen in Exhibit 21</w:t>
      </w:r>
      <w:r w:rsidRPr="00746EE0">
        <w:t xml:space="preserve">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similar to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59574942" w:rsidR="00523843" w:rsidRPr="00900B61" w:rsidRDefault="00523843" w:rsidP="00523843">
      <w:pPr>
        <w:keepNext/>
        <w:jc w:val="center"/>
        <w:rPr>
          <w:b/>
        </w:rPr>
      </w:pPr>
      <w:bookmarkStart w:id="245" w:name="_Toc23253214"/>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21</w:t>
      </w:r>
      <w:r w:rsidRPr="00900B61">
        <w:rPr>
          <w:b/>
        </w:rPr>
        <w:fldChar w:fldCharType="end"/>
      </w:r>
      <w:r w:rsidRPr="00900B61">
        <w:rPr>
          <w:b/>
        </w:rPr>
        <w:t>.</w:t>
      </w:r>
      <w:bookmarkEnd w:id="245"/>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outlayed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6A46EFA2" w:rsidR="00523843" w:rsidRPr="00900B61" w:rsidRDefault="00523843" w:rsidP="00523843">
      <w:pPr>
        <w:keepNext/>
        <w:jc w:val="center"/>
        <w:rPr>
          <w:b/>
        </w:rPr>
      </w:pPr>
      <w:bookmarkStart w:id="246" w:name="_Toc23253215"/>
      <w:r w:rsidRPr="00900B61">
        <w:rPr>
          <w:b/>
        </w:rPr>
        <w:t xml:space="preserve">Exhibit </w:t>
      </w:r>
      <w:r w:rsidRPr="00900B61">
        <w:rPr>
          <w:b/>
        </w:rPr>
        <w:fldChar w:fldCharType="begin"/>
      </w:r>
      <w:r w:rsidRPr="00900B61">
        <w:rPr>
          <w:b/>
        </w:rPr>
        <w:instrText xml:space="preserve"> SEQ Exhibit \* ARABIC </w:instrText>
      </w:r>
      <w:r w:rsidRPr="00900B61">
        <w:rPr>
          <w:b/>
        </w:rPr>
        <w:fldChar w:fldCharType="separate"/>
      </w:r>
      <w:r w:rsidR="00BC72C9">
        <w:rPr>
          <w:b/>
          <w:noProof/>
        </w:rPr>
        <w:t>22</w:t>
      </w:r>
      <w:r w:rsidRPr="00900B61">
        <w:rPr>
          <w:b/>
        </w:rPr>
        <w:fldChar w:fldCharType="end"/>
      </w:r>
      <w:r w:rsidRPr="00900B61">
        <w:rPr>
          <w:b/>
        </w:rPr>
        <w:t>.</w:t>
      </w:r>
      <w:bookmarkEnd w:id="246"/>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16EB0966" w:rsidR="00523843" w:rsidRPr="00610AAD" w:rsidRDefault="00523843" w:rsidP="00523843">
      <w:pPr>
        <w:keepNext/>
        <w:jc w:val="center"/>
        <w:rPr>
          <w:b/>
        </w:rPr>
      </w:pPr>
      <w:bookmarkStart w:id="247" w:name="_Toc23253216"/>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23</w:t>
      </w:r>
      <w:r w:rsidRPr="00610AAD">
        <w:rPr>
          <w:b/>
        </w:rPr>
        <w:fldChar w:fldCharType="end"/>
      </w:r>
      <w:r w:rsidRPr="00610AAD">
        <w:rPr>
          <w:b/>
        </w:rPr>
        <w:t>.</w:t>
      </w:r>
      <w:bookmarkEnd w:id="247"/>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28651DDE" w:rsidR="00523843" w:rsidRPr="00B27B4A" w:rsidRDefault="00900B61" w:rsidP="00900B61">
      <w:pPr>
        <w:pStyle w:val="Heading2"/>
      </w:pPr>
      <w:bookmarkStart w:id="248" w:name="_Toc23253982"/>
      <w:r>
        <w:t>5</w:t>
      </w:r>
      <w:r w:rsidR="00523843" w:rsidRPr="00746EE0">
        <w:t>.</w:t>
      </w:r>
      <w:r w:rsidR="00523843">
        <w:t>2</w:t>
      </w:r>
      <w:r w:rsidR="00523843" w:rsidRPr="00746EE0">
        <w:tab/>
      </w:r>
      <w:r w:rsidR="00523843" w:rsidRPr="00B27B4A">
        <w:rPr>
          <w:noProof/>
        </w:rPr>
        <w:t xml:space="preserve">FMLA-to-FMLA </w:t>
      </w:r>
      <w:r w:rsidR="00523843">
        <w:rPr>
          <w:noProof/>
        </w:rPr>
        <w:t>P</w:t>
      </w:r>
      <w:r w:rsidR="00523843" w:rsidRPr="00B27B4A">
        <w:rPr>
          <w:noProof/>
        </w:rPr>
        <w:t xml:space="preserve">erformance in </w:t>
      </w:r>
      <w:r w:rsidR="00523843">
        <w:rPr>
          <w:noProof/>
        </w:rPr>
        <w:t>A</w:t>
      </w:r>
      <w:r w:rsidR="00523843" w:rsidRPr="00B27B4A">
        <w:rPr>
          <w:noProof/>
        </w:rPr>
        <w:t>ggregate</w:t>
      </w:r>
      <w:bookmarkEnd w:id="248"/>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30AE8879" w:rsidR="00523843" w:rsidRPr="00746EE0" w:rsidRDefault="00523843" w:rsidP="00523843">
      <w:pPr>
        <w:rPr>
          <w:noProof/>
        </w:rPr>
      </w:pPr>
      <w:r>
        <w:rPr>
          <w:b/>
          <w:i/>
          <w:noProof/>
        </w:rPr>
        <w:t>Leave Takers.</w:t>
      </w:r>
      <w:r w:rsidR="0077258D">
        <w:rPr>
          <w:noProof/>
        </w:rPr>
        <w:t xml:space="preserve"> Exhibit 24</w:t>
      </w:r>
      <w:r w:rsidRPr="00746EE0">
        <w:rPr>
          <w:noProof/>
        </w:rPr>
        <w:t xml:space="preserve">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074DB987" w:rsidR="00523843" w:rsidRPr="00610AAD" w:rsidRDefault="00523843" w:rsidP="00523843">
      <w:pPr>
        <w:keepNext/>
        <w:jc w:val="center"/>
        <w:rPr>
          <w:b/>
        </w:rPr>
      </w:pPr>
      <w:bookmarkStart w:id="249" w:name="_Toc23253217"/>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24</w:t>
      </w:r>
      <w:r w:rsidRPr="00610AAD">
        <w:rPr>
          <w:b/>
        </w:rPr>
        <w:fldChar w:fldCharType="end"/>
      </w:r>
      <w:r w:rsidRPr="00610AAD">
        <w:rPr>
          <w:b/>
        </w:rPr>
        <w:t>.</w:t>
      </w:r>
      <w:bookmarkEnd w:id="249"/>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16B02329" w:rsidR="00523843" w:rsidRDefault="00523843" w:rsidP="00523843">
      <w:pPr>
        <w:rPr>
          <w:noProof/>
        </w:rPr>
      </w:pPr>
      <w:r>
        <w:rPr>
          <w:b/>
          <w:i/>
          <w:noProof/>
        </w:rPr>
        <w:t>Leaves Taken.</w:t>
      </w:r>
      <w:r w:rsidR="0077258D">
        <w:rPr>
          <w:noProof/>
        </w:rPr>
        <w:t xml:space="preserve"> Exhibit 25</w:t>
      </w:r>
      <w:r w:rsidRPr="00746EE0">
        <w:rPr>
          <w:noProof/>
        </w:rPr>
        <w:t xml:space="preserve"> below is slightly different from Exhibit </w:t>
      </w:r>
      <w:r w:rsidR="0077258D">
        <w:rPr>
          <w:noProof/>
        </w:rPr>
        <w:t>25</w:t>
      </w:r>
      <w:r w:rsidRPr="00746EE0">
        <w:rPr>
          <w:noProof/>
        </w:rPr>
        <w:t xml:space="preserve">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09A21955" w:rsidR="00523843" w:rsidRPr="00610AAD" w:rsidRDefault="00523843" w:rsidP="00523843">
      <w:pPr>
        <w:keepNext/>
        <w:jc w:val="center"/>
        <w:rPr>
          <w:b/>
        </w:rPr>
      </w:pPr>
      <w:bookmarkStart w:id="250" w:name="_Toc23253218"/>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25</w:t>
      </w:r>
      <w:r w:rsidRPr="00610AAD">
        <w:rPr>
          <w:b/>
        </w:rPr>
        <w:fldChar w:fldCharType="end"/>
      </w:r>
      <w:r w:rsidRPr="00610AAD">
        <w:rPr>
          <w:b/>
        </w:rPr>
        <w:t>.</w:t>
      </w:r>
      <w:bookmarkEnd w:id="250"/>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2B0C6F8A"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w:t>
      </w:r>
      <w:r w:rsidR="0077258D">
        <w:t>26</w:t>
      </w:r>
      <w:r w:rsidRPr="00746EE0">
        <w:t xml:space="preserve"> below. On average, individuals actually receive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9.6%, but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30DECC5A" w:rsidR="00523843" w:rsidRPr="00610AAD" w:rsidRDefault="00523843" w:rsidP="00523843">
      <w:pPr>
        <w:keepNext/>
        <w:jc w:val="center"/>
        <w:rPr>
          <w:b/>
        </w:rPr>
      </w:pPr>
      <w:bookmarkStart w:id="251" w:name="_Toc23253219"/>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26</w:t>
      </w:r>
      <w:r w:rsidRPr="00610AAD">
        <w:rPr>
          <w:b/>
        </w:rPr>
        <w:fldChar w:fldCharType="end"/>
      </w:r>
      <w:r w:rsidRPr="00610AAD">
        <w:rPr>
          <w:b/>
        </w:rPr>
        <w:t>.</w:t>
      </w:r>
      <w:bookmarkEnd w:id="251"/>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43CDA0AD" w:rsidR="00523843" w:rsidRPr="00746EE0" w:rsidRDefault="00523843" w:rsidP="00523843">
      <w:r>
        <w:rPr>
          <w:b/>
          <w:i/>
          <w:noProof/>
        </w:rPr>
        <w:t>Leave Needers</w:t>
      </w:r>
      <w:r w:rsidRPr="00746EE0">
        <w:rPr>
          <w:b/>
          <w:i/>
          <w:noProof/>
        </w:rPr>
        <w:t xml:space="preserve">. </w:t>
      </w:r>
      <w:r w:rsidRPr="00746EE0">
        <w:t xml:space="preserve">Exhibit </w:t>
      </w:r>
      <w:r w:rsidR="0077258D">
        <w:t>27</w:t>
      </w:r>
      <w:r w:rsidRPr="00746EE0">
        <w:t xml:space="preserve"> below displays the predicted versus actual leave needers. There were actually 4 million leave needers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needing, and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needers. </w:t>
      </w:r>
    </w:p>
    <w:p w14:paraId="3E5013CC" w14:textId="77777777" w:rsidR="00523843" w:rsidRPr="00746EE0" w:rsidRDefault="00523843" w:rsidP="00523843"/>
    <w:p w14:paraId="21144D2E" w14:textId="439F71A4" w:rsidR="00523843" w:rsidRPr="00610AAD" w:rsidRDefault="00523843" w:rsidP="00523843">
      <w:pPr>
        <w:keepNext/>
        <w:jc w:val="center"/>
        <w:rPr>
          <w:b/>
        </w:rPr>
      </w:pPr>
      <w:bookmarkStart w:id="252" w:name="_Toc23253220"/>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27</w:t>
      </w:r>
      <w:r w:rsidRPr="00610AAD">
        <w:rPr>
          <w:b/>
        </w:rPr>
        <w:fldChar w:fldCharType="end"/>
      </w:r>
      <w:r w:rsidRPr="00610AAD">
        <w:rPr>
          <w:b/>
        </w:rPr>
        <w:t>.</w:t>
      </w:r>
      <w:bookmarkEnd w:id="252"/>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0B750B13" w:rsidR="00523843" w:rsidRPr="00B27B4A" w:rsidRDefault="00900B61" w:rsidP="00900B61">
      <w:pPr>
        <w:pStyle w:val="Heading2"/>
      </w:pPr>
      <w:bookmarkStart w:id="253" w:name="_Toc23253983"/>
      <w:r>
        <w:t>5</w:t>
      </w:r>
      <w:r w:rsidR="00523843" w:rsidRPr="00746EE0">
        <w:t>.</w:t>
      </w:r>
      <w:r w:rsidR="00336800">
        <w:t>4</w:t>
      </w:r>
      <w:r w:rsidR="00523843" w:rsidRPr="00746EE0">
        <w:tab/>
      </w:r>
      <w:r w:rsidR="00523843">
        <w:rPr>
          <w:noProof/>
        </w:rPr>
        <w:t>FMLA-to-FMLA I</w:t>
      </w:r>
      <w:r w:rsidR="00523843" w:rsidRPr="00A56959">
        <w:rPr>
          <w:noProof/>
        </w:rPr>
        <w:t>ndividual-</w:t>
      </w:r>
      <w:r w:rsidR="00523843">
        <w:rPr>
          <w:noProof/>
        </w:rPr>
        <w:t>L</w:t>
      </w:r>
      <w:r w:rsidR="00523843" w:rsidRPr="00A56959">
        <w:rPr>
          <w:noProof/>
        </w:rPr>
        <w:t xml:space="preserve">evel </w:t>
      </w:r>
      <w:r w:rsidR="00523843">
        <w:rPr>
          <w:noProof/>
        </w:rPr>
        <w:t>Performance</w:t>
      </w:r>
      <w:bookmarkEnd w:id="253"/>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5E65AD80" w:rsidR="00523843" w:rsidRDefault="00523843" w:rsidP="00523843">
      <w:r>
        <w:rPr>
          <w:b/>
          <w:i/>
          <w:noProof/>
        </w:rPr>
        <w:t>Leave Takers.</w:t>
      </w:r>
      <w:r w:rsidRPr="00746EE0">
        <w:rPr>
          <w:noProof/>
        </w:rPr>
        <w:t xml:space="preserve"> </w:t>
      </w:r>
      <w:r w:rsidRPr="00746EE0">
        <w:t xml:space="preserve">Exhibit </w:t>
      </w:r>
      <w:r w:rsidR="0077258D">
        <w:t>28</w:t>
      </w:r>
      <w:r w:rsidRPr="00746EE0">
        <w:t xml:space="preserve">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7"/>
      </w:r>
      <w:r w:rsidRPr="00746EE0">
        <w:t xml:space="preserve"> of overlapping demographic characteristics between the FMLA and ACS surveys;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1D767D55" w:rsidR="00523843" w:rsidRPr="00610AAD" w:rsidRDefault="00523843" w:rsidP="00523843">
      <w:pPr>
        <w:keepNext/>
        <w:jc w:val="center"/>
        <w:rPr>
          <w:b/>
        </w:rPr>
      </w:pPr>
      <w:bookmarkStart w:id="254" w:name="_Toc23253221"/>
      <w:r w:rsidRPr="00610AAD">
        <w:rPr>
          <w:b/>
        </w:rPr>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28</w:t>
      </w:r>
      <w:r w:rsidRPr="00610AAD">
        <w:rPr>
          <w:b/>
        </w:rPr>
        <w:fldChar w:fldCharType="end"/>
      </w:r>
      <w:r w:rsidRPr="00610AAD">
        <w:rPr>
          <w:b/>
        </w:rPr>
        <w:t>.</w:t>
      </w:r>
      <w:bookmarkEnd w:id="254"/>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CC296D2" w14:textId="77777777" w:rsidR="00523843" w:rsidRPr="00746EE0" w:rsidRDefault="00523843" w:rsidP="00523843"/>
    <w:p w14:paraId="3020EF60" w14:textId="3D7B7051" w:rsidR="00523843" w:rsidRPr="00746EE0" w:rsidRDefault="00523843" w:rsidP="00523843">
      <w:r w:rsidRPr="00744F68">
        <w:rPr>
          <w:b/>
          <w:i/>
          <w:noProof/>
        </w:rPr>
        <w:t>Proportion of Pay Received from Employer</w:t>
      </w:r>
      <w:r w:rsidRPr="00746EE0">
        <w:rPr>
          <w:b/>
          <w:i/>
        </w:rPr>
        <w:t xml:space="preserve">. </w:t>
      </w:r>
      <w:r w:rsidR="0077258D">
        <w:t>Exhibit 29</w:t>
      </w:r>
      <w:r w:rsidRPr="00746EE0">
        <w:t xml:space="preserve">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32EE6D2E" w:rsidR="00523843" w:rsidRPr="00610AAD" w:rsidRDefault="00523843" w:rsidP="00523843">
      <w:pPr>
        <w:keepNext/>
        <w:jc w:val="center"/>
        <w:rPr>
          <w:b/>
        </w:rPr>
      </w:pPr>
      <w:bookmarkStart w:id="255" w:name="_Toc23253222"/>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29</w:t>
      </w:r>
      <w:r w:rsidRPr="00610AAD">
        <w:rPr>
          <w:b/>
        </w:rPr>
        <w:fldChar w:fldCharType="end"/>
      </w:r>
      <w:r w:rsidRPr="00610AAD">
        <w:rPr>
          <w:b/>
        </w:rPr>
        <w:t>.</w:t>
      </w:r>
      <w:bookmarkEnd w:id="255"/>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07C00793" w:rsidR="00523843" w:rsidRPr="00746EE0" w:rsidRDefault="00523843" w:rsidP="00523843">
      <w:r>
        <w:rPr>
          <w:b/>
          <w:i/>
        </w:rPr>
        <w:t>Leave Needers</w:t>
      </w:r>
      <w:r w:rsidRPr="00746EE0">
        <w:rPr>
          <w:b/>
          <w:i/>
        </w:rPr>
        <w:t xml:space="preserve">. </w:t>
      </w:r>
      <w:r w:rsidRPr="00746EE0">
        <w:t xml:space="preserve">Exhibit </w:t>
      </w:r>
      <w:r w:rsidR="0077258D">
        <w:t>30</w:t>
      </w:r>
      <w:r w:rsidRPr="00746EE0">
        <w:t xml:space="preserve"> shows that no method does much better than random accuracy, and half of the methods actually do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2AF0FA92" w:rsidR="00523843" w:rsidRPr="00610AAD" w:rsidRDefault="00523843" w:rsidP="00523843">
      <w:pPr>
        <w:keepNext/>
        <w:jc w:val="center"/>
        <w:rPr>
          <w:b/>
        </w:rPr>
      </w:pPr>
      <w:bookmarkStart w:id="256" w:name="_Toc23253223"/>
      <w:r w:rsidRPr="00610AAD">
        <w:rPr>
          <w:b/>
        </w:rPr>
        <w:lastRenderedPageBreak/>
        <w:t xml:space="preserve">Exhibit </w:t>
      </w:r>
      <w:r w:rsidRPr="00610AAD">
        <w:rPr>
          <w:b/>
        </w:rPr>
        <w:fldChar w:fldCharType="begin"/>
      </w:r>
      <w:r w:rsidRPr="00610AAD">
        <w:rPr>
          <w:b/>
        </w:rPr>
        <w:instrText xml:space="preserve"> SEQ Exhibit \* ARABIC </w:instrText>
      </w:r>
      <w:r w:rsidRPr="00610AAD">
        <w:rPr>
          <w:b/>
        </w:rPr>
        <w:fldChar w:fldCharType="separate"/>
      </w:r>
      <w:r w:rsidR="00BC72C9">
        <w:rPr>
          <w:b/>
          <w:noProof/>
        </w:rPr>
        <w:t>30</w:t>
      </w:r>
      <w:r w:rsidRPr="00610AAD">
        <w:rPr>
          <w:b/>
        </w:rPr>
        <w:fldChar w:fldCharType="end"/>
      </w:r>
      <w:r w:rsidRPr="00610AAD">
        <w:rPr>
          <w:b/>
        </w:rPr>
        <w:t>.</w:t>
      </w:r>
      <w:bookmarkEnd w:id="256"/>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56D6D0F4" w:rsidR="00523843" w:rsidRDefault="00523843" w:rsidP="00523843"/>
    <w:p w14:paraId="178E4C64" w14:textId="6124EC82" w:rsidR="00D72603" w:rsidRPr="00746EE0" w:rsidRDefault="00D72603" w:rsidP="00D72603">
      <w:pPr>
        <w:pStyle w:val="Caption"/>
      </w:pPr>
      <w:r>
        <w:t xml:space="preserve">Exhibit </w:t>
      </w:r>
      <w:fldSimple w:instr=" SEQ Exhibit \* ARABIC ">
        <w:r w:rsidR="00BC72C9">
          <w:rPr>
            <w:noProof/>
          </w:rPr>
          <w:t>31</w:t>
        </w:r>
      </w:fldSimple>
      <w:r>
        <w:t>. Table of Parameters Used</w:t>
      </w:r>
    </w:p>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12 month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illspouse</w:t>
            </w:r>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12 month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illchild</w:t>
            </w:r>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benefits can be claimed within a 12 month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illparent</w:t>
            </w:r>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12 month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matdis</w:t>
            </w:r>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12 month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12 month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r w:rsidRPr="00746EE0">
              <w:rPr>
                <w:sz w:val="20"/>
                <w:szCs w:val="20"/>
              </w:rPr>
              <w:lastRenderedPageBreak/>
              <w:t>maxlen</w:t>
            </w:r>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12 month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12 month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12 month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r w:rsidRPr="00746EE0">
              <w:rPr>
                <w:sz w:val="20"/>
                <w:szCs w:val="20"/>
              </w:rPr>
              <w:t>Matdis</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bookmarkEnd w:id="231"/>
    <w:bookmarkEnd w:id="232"/>
    <w:bookmarkEnd w:id="233"/>
    <w:bookmarkEnd w:id="234"/>
    <w:bookmarkEnd w:id="235"/>
    <w:bookmarkEnd w:id="236"/>
    <w:bookmarkEnd w:id="237"/>
    <w:p w14:paraId="64E93F12" w14:textId="31E44008" w:rsidR="000F1677" w:rsidRDefault="000F1677" w:rsidP="000F1677">
      <w:pPr>
        <w:rPr>
          <w:noProof/>
        </w:rPr>
      </w:pPr>
    </w:p>
    <w:p w14:paraId="394957D3" w14:textId="77777777" w:rsidR="000F1677" w:rsidRDefault="000F1677">
      <w:pPr>
        <w:rPr>
          <w:noProof/>
        </w:rPr>
        <w:sectPr w:rsidR="000F1677" w:rsidSect="00A36CB6">
          <w:headerReference w:type="default" r:id="rId39"/>
          <w:type w:val="continuous"/>
          <w:pgSz w:w="12240" w:h="15840"/>
          <w:pgMar w:top="1440" w:right="1440" w:bottom="1440" w:left="1440" w:header="720" w:footer="720" w:gutter="0"/>
          <w:cols w:space="720"/>
          <w:docGrid w:linePitch="360"/>
        </w:sectPr>
      </w:pPr>
    </w:p>
    <w:p w14:paraId="3679D3F4" w14:textId="245141D4" w:rsidR="00E63296" w:rsidRPr="000F1677" w:rsidRDefault="00E63296" w:rsidP="00E63296">
      <w:pPr>
        <w:pStyle w:val="Heading1"/>
      </w:pPr>
      <w:bookmarkStart w:id="257" w:name="_Toc23253984"/>
      <w:r>
        <w:rPr>
          <w:noProof/>
        </w:rPr>
        <w:lastRenderedPageBreak/>
        <w:t xml:space="preserve">Appendix </w:t>
      </w:r>
      <w:r w:rsidR="00AE0235">
        <w:rPr>
          <w:noProof/>
        </w:rPr>
        <w:t>A</w:t>
      </w:r>
      <w:r>
        <w:rPr>
          <w:noProof/>
        </w:rPr>
        <w:t>. Libraries Dependencies– R Model</w:t>
      </w:r>
      <w:bookmarkEnd w:id="257"/>
    </w:p>
    <w:p w14:paraId="5D0CB6EC" w14:textId="1448E471" w:rsidR="000F1677" w:rsidRDefault="000F1677" w:rsidP="00D202F9">
      <w:pPr>
        <w:spacing w:line="480" w:lineRule="auto"/>
      </w:pPr>
    </w:p>
    <w:tbl>
      <w:tblPr>
        <w:tblW w:w="9504" w:type="dxa"/>
        <w:tblLook w:val="04A0" w:firstRow="1" w:lastRow="0" w:firstColumn="1" w:lastColumn="0" w:noHBand="0" w:noVBand="1"/>
      </w:tblPr>
      <w:tblGrid>
        <w:gridCol w:w="1439"/>
        <w:gridCol w:w="1162"/>
        <w:gridCol w:w="6903"/>
      </w:tblGrid>
      <w:tr w:rsidR="00DE41B5" w:rsidRPr="002811DB" w14:paraId="4F792822" w14:textId="77777777" w:rsidTr="005A74F8">
        <w:trPr>
          <w:trHeight w:val="268"/>
          <w:tblHeader/>
        </w:trPr>
        <w:tc>
          <w:tcPr>
            <w:tcW w:w="1439" w:type="dxa"/>
            <w:tcBorders>
              <w:top w:val="single" w:sz="4" w:space="0" w:color="9BC2E6"/>
              <w:left w:val="nil"/>
              <w:bottom w:val="single" w:sz="4" w:space="0" w:color="9BC2E6"/>
              <w:right w:val="nil"/>
            </w:tcBorders>
            <w:shd w:val="clear" w:color="5B9BD5" w:fill="5B9BD5"/>
            <w:vAlign w:val="bottom"/>
            <w:hideMark/>
          </w:tcPr>
          <w:p w14:paraId="67AAE32F" w14:textId="77777777" w:rsidR="00DE41B5" w:rsidRPr="002811DB" w:rsidRDefault="00DE41B5" w:rsidP="005A74F8">
            <w:pPr>
              <w:rPr>
                <w:b/>
                <w:bCs/>
                <w:color w:val="FFFFFF"/>
                <w:sz w:val="22"/>
                <w:szCs w:val="22"/>
              </w:rPr>
            </w:pPr>
            <w:r w:rsidRPr="002811DB">
              <w:rPr>
                <w:b/>
                <w:bCs/>
                <w:color w:val="FFFFFF"/>
                <w:sz w:val="22"/>
                <w:szCs w:val="22"/>
              </w:rPr>
              <w:t>Library</w:t>
            </w:r>
          </w:p>
        </w:tc>
        <w:tc>
          <w:tcPr>
            <w:tcW w:w="1162" w:type="dxa"/>
            <w:tcBorders>
              <w:top w:val="single" w:sz="4" w:space="0" w:color="9BC2E6"/>
              <w:left w:val="nil"/>
              <w:bottom w:val="single" w:sz="4" w:space="0" w:color="9BC2E6"/>
              <w:right w:val="nil"/>
            </w:tcBorders>
            <w:shd w:val="clear" w:color="5B9BD5" w:fill="5B9BD5"/>
            <w:vAlign w:val="bottom"/>
          </w:tcPr>
          <w:p w14:paraId="21DA5FA9" w14:textId="77777777" w:rsidR="00DE41B5" w:rsidRPr="002811DB" w:rsidRDefault="00DE41B5" w:rsidP="005A74F8">
            <w:pPr>
              <w:rPr>
                <w:b/>
                <w:bCs/>
                <w:color w:val="FFFFFF"/>
                <w:sz w:val="22"/>
                <w:szCs w:val="22"/>
              </w:rPr>
            </w:pPr>
            <w:r w:rsidRPr="002811DB">
              <w:rPr>
                <w:b/>
                <w:bCs/>
                <w:color w:val="FFFFFF"/>
                <w:sz w:val="22"/>
                <w:szCs w:val="22"/>
              </w:rPr>
              <w:t>Version</w:t>
            </w:r>
          </w:p>
        </w:tc>
        <w:tc>
          <w:tcPr>
            <w:tcW w:w="6903" w:type="dxa"/>
            <w:tcBorders>
              <w:top w:val="single" w:sz="4" w:space="0" w:color="9BC2E6"/>
              <w:left w:val="nil"/>
              <w:bottom w:val="single" w:sz="4" w:space="0" w:color="9BC2E6"/>
              <w:right w:val="nil"/>
            </w:tcBorders>
            <w:shd w:val="clear" w:color="5B9BD5" w:fill="5B9BD5"/>
            <w:vAlign w:val="bottom"/>
            <w:hideMark/>
          </w:tcPr>
          <w:p w14:paraId="5194AB36" w14:textId="77777777" w:rsidR="00DE41B5" w:rsidRPr="002811DB" w:rsidRDefault="00DE41B5" w:rsidP="005A74F8">
            <w:pPr>
              <w:rPr>
                <w:b/>
                <w:bCs/>
                <w:color w:val="FFFFFF"/>
                <w:sz w:val="22"/>
                <w:szCs w:val="22"/>
              </w:rPr>
            </w:pPr>
            <w:r w:rsidRPr="002811DB">
              <w:rPr>
                <w:b/>
                <w:bCs/>
                <w:color w:val="FFFFFF"/>
                <w:sz w:val="22"/>
                <w:szCs w:val="22"/>
              </w:rPr>
              <w:t>Model’s Use of Library</w:t>
            </w:r>
          </w:p>
        </w:tc>
      </w:tr>
      <w:tr w:rsidR="00DE41B5" w:rsidRPr="002811DB" w14:paraId="277689B1"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7605814E" w14:textId="77777777" w:rsidR="00DE41B5" w:rsidRPr="002811DB" w:rsidRDefault="00DE41B5" w:rsidP="005A74F8">
            <w:pPr>
              <w:rPr>
                <w:color w:val="000000"/>
                <w:sz w:val="22"/>
                <w:szCs w:val="22"/>
              </w:rPr>
            </w:pPr>
            <w:r w:rsidRPr="002811DB">
              <w:rPr>
                <w:color w:val="000000"/>
                <w:sz w:val="22"/>
                <w:szCs w:val="22"/>
              </w:rPr>
              <w:t>stats</w:t>
            </w:r>
          </w:p>
        </w:tc>
        <w:tc>
          <w:tcPr>
            <w:tcW w:w="1162" w:type="dxa"/>
            <w:tcBorders>
              <w:top w:val="single" w:sz="4" w:space="0" w:color="9BC2E6"/>
              <w:left w:val="nil"/>
              <w:bottom w:val="single" w:sz="4" w:space="0" w:color="9BC2E6"/>
              <w:right w:val="nil"/>
            </w:tcBorders>
            <w:vAlign w:val="center"/>
          </w:tcPr>
          <w:p w14:paraId="4C3E8F30" w14:textId="77777777" w:rsidR="00DE41B5" w:rsidRPr="002811DB" w:rsidRDefault="00DE41B5" w:rsidP="005A74F8">
            <w:pPr>
              <w:rPr>
                <w:sz w:val="20"/>
                <w:szCs w:val="20"/>
              </w:rPr>
            </w:pPr>
            <w:r w:rsidRPr="002811DB">
              <w:rPr>
                <w:sz w:val="20"/>
                <w:szCs w:val="20"/>
              </w:rPr>
              <w:t>3.6.1</w:t>
            </w:r>
          </w:p>
        </w:tc>
        <w:tc>
          <w:tcPr>
            <w:tcW w:w="6903" w:type="dxa"/>
            <w:tcBorders>
              <w:top w:val="single" w:sz="4" w:space="0" w:color="9BC2E6"/>
              <w:left w:val="nil"/>
              <w:bottom w:val="single" w:sz="4" w:space="0" w:color="9BC2E6"/>
              <w:right w:val="nil"/>
            </w:tcBorders>
            <w:shd w:val="clear" w:color="auto" w:fill="auto"/>
            <w:noWrap/>
            <w:vAlign w:val="center"/>
          </w:tcPr>
          <w:p w14:paraId="1707F60A" w14:textId="77777777" w:rsidR="00DE41B5" w:rsidRPr="002811DB" w:rsidRDefault="00DE41B5" w:rsidP="005A74F8">
            <w:pPr>
              <w:rPr>
                <w:sz w:val="20"/>
                <w:szCs w:val="20"/>
              </w:rPr>
            </w:pPr>
            <w:r w:rsidRPr="002811DB">
              <w:rPr>
                <w:color w:val="000000"/>
                <w:sz w:val="20"/>
                <w:szCs w:val="20"/>
              </w:rPr>
              <w:t>General tools for data analysis; u</w:t>
            </w:r>
            <w:r w:rsidRPr="002811DB">
              <w:rPr>
                <w:sz w:val="20"/>
                <w:szCs w:val="20"/>
              </w:rPr>
              <w:t>sed for logit regression</w:t>
            </w:r>
          </w:p>
        </w:tc>
      </w:tr>
      <w:tr w:rsidR="00DE41B5" w:rsidRPr="002811DB" w14:paraId="4DCFC107"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098D1DA7" w14:textId="77777777" w:rsidR="00DE41B5" w:rsidRPr="002811DB" w:rsidRDefault="00DE41B5" w:rsidP="005A74F8">
            <w:pPr>
              <w:rPr>
                <w:color w:val="000000"/>
                <w:sz w:val="22"/>
                <w:szCs w:val="22"/>
              </w:rPr>
            </w:pPr>
            <w:r w:rsidRPr="002811DB">
              <w:rPr>
                <w:color w:val="000000"/>
                <w:sz w:val="22"/>
                <w:szCs w:val="22"/>
              </w:rPr>
              <w:t>rlist</w:t>
            </w:r>
          </w:p>
        </w:tc>
        <w:tc>
          <w:tcPr>
            <w:tcW w:w="1162" w:type="dxa"/>
            <w:tcBorders>
              <w:top w:val="single" w:sz="4" w:space="0" w:color="9BC2E6"/>
              <w:left w:val="nil"/>
              <w:bottom w:val="single" w:sz="4" w:space="0" w:color="9BC2E6"/>
              <w:right w:val="nil"/>
            </w:tcBorders>
            <w:shd w:val="clear" w:color="DDEBF7" w:fill="DDEBF7"/>
            <w:vAlign w:val="center"/>
          </w:tcPr>
          <w:p w14:paraId="05B734B0" w14:textId="77777777" w:rsidR="00DE41B5" w:rsidRPr="002811DB" w:rsidRDefault="00DE41B5" w:rsidP="005A74F8">
            <w:pPr>
              <w:rPr>
                <w:color w:val="000000"/>
                <w:sz w:val="20"/>
                <w:szCs w:val="20"/>
              </w:rPr>
            </w:pPr>
            <w:r w:rsidRPr="002811DB">
              <w:rPr>
                <w:color w:val="000000"/>
                <w:sz w:val="20"/>
                <w:szCs w:val="20"/>
              </w:rPr>
              <w:t>0.4.6.1</w:t>
            </w:r>
          </w:p>
        </w:tc>
        <w:tc>
          <w:tcPr>
            <w:tcW w:w="6903" w:type="dxa"/>
            <w:tcBorders>
              <w:top w:val="single" w:sz="4" w:space="0" w:color="9BC2E6"/>
              <w:left w:val="nil"/>
              <w:bottom w:val="single" w:sz="4" w:space="0" w:color="9BC2E6"/>
              <w:right w:val="nil"/>
            </w:tcBorders>
            <w:shd w:val="clear" w:color="DDEBF7" w:fill="DDEBF7"/>
            <w:noWrap/>
            <w:vAlign w:val="center"/>
          </w:tcPr>
          <w:p w14:paraId="606CED12" w14:textId="77777777" w:rsidR="00DE41B5" w:rsidRPr="002811DB" w:rsidRDefault="00DE41B5" w:rsidP="005A74F8">
            <w:pPr>
              <w:rPr>
                <w:color w:val="000000"/>
                <w:sz w:val="20"/>
                <w:szCs w:val="20"/>
              </w:rPr>
            </w:pPr>
            <w:r w:rsidRPr="002811DB">
              <w:rPr>
                <w:color w:val="000000"/>
                <w:sz w:val="20"/>
                <w:szCs w:val="20"/>
              </w:rPr>
              <w:t>General tools for list manipulation</w:t>
            </w:r>
          </w:p>
        </w:tc>
      </w:tr>
      <w:tr w:rsidR="00DE41B5" w:rsidRPr="002811DB" w14:paraId="34DAC920"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362CFC31" w14:textId="77777777" w:rsidR="00DE41B5" w:rsidRPr="002811DB" w:rsidRDefault="00DE41B5" w:rsidP="005A74F8">
            <w:pPr>
              <w:rPr>
                <w:color w:val="000000"/>
                <w:sz w:val="22"/>
                <w:szCs w:val="22"/>
              </w:rPr>
            </w:pPr>
            <w:r w:rsidRPr="002811DB">
              <w:rPr>
                <w:color w:val="000000"/>
                <w:sz w:val="22"/>
                <w:szCs w:val="22"/>
              </w:rPr>
              <w:t>MASS</w:t>
            </w:r>
          </w:p>
        </w:tc>
        <w:tc>
          <w:tcPr>
            <w:tcW w:w="1162" w:type="dxa"/>
            <w:tcBorders>
              <w:top w:val="single" w:sz="4" w:space="0" w:color="9BC2E6"/>
              <w:left w:val="nil"/>
              <w:bottom w:val="single" w:sz="4" w:space="0" w:color="9BC2E6"/>
              <w:right w:val="nil"/>
            </w:tcBorders>
            <w:vAlign w:val="center"/>
          </w:tcPr>
          <w:p w14:paraId="76D3A4B0" w14:textId="77777777" w:rsidR="00DE41B5" w:rsidRPr="002811DB" w:rsidRDefault="00DE41B5" w:rsidP="005A74F8">
            <w:pPr>
              <w:rPr>
                <w:sz w:val="20"/>
                <w:szCs w:val="20"/>
              </w:rPr>
            </w:pPr>
            <w:r w:rsidRPr="002811DB">
              <w:rPr>
                <w:sz w:val="20"/>
                <w:szCs w:val="20"/>
              </w:rPr>
              <w:t>7.3-51.4</w:t>
            </w:r>
          </w:p>
        </w:tc>
        <w:tc>
          <w:tcPr>
            <w:tcW w:w="6903" w:type="dxa"/>
            <w:tcBorders>
              <w:top w:val="single" w:sz="4" w:space="0" w:color="9BC2E6"/>
              <w:left w:val="nil"/>
              <w:bottom w:val="single" w:sz="4" w:space="0" w:color="9BC2E6"/>
              <w:right w:val="nil"/>
            </w:tcBorders>
            <w:shd w:val="clear" w:color="auto" w:fill="auto"/>
            <w:noWrap/>
            <w:vAlign w:val="center"/>
          </w:tcPr>
          <w:p w14:paraId="3061D951" w14:textId="77777777" w:rsidR="00DE41B5" w:rsidRPr="002811DB" w:rsidRDefault="00DE41B5" w:rsidP="005A74F8">
            <w:pPr>
              <w:rPr>
                <w:sz w:val="20"/>
                <w:szCs w:val="20"/>
              </w:rPr>
            </w:pPr>
            <w:r w:rsidRPr="002811DB">
              <w:rPr>
                <w:color w:val="000000"/>
                <w:sz w:val="20"/>
                <w:szCs w:val="20"/>
              </w:rPr>
              <w:t>Ordinal regression function (polr)</w:t>
            </w:r>
          </w:p>
        </w:tc>
      </w:tr>
      <w:tr w:rsidR="00DE41B5" w:rsidRPr="002811DB" w14:paraId="736CB131"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48629C27" w14:textId="77777777" w:rsidR="00DE41B5" w:rsidRPr="002811DB" w:rsidRDefault="00DE41B5" w:rsidP="005A74F8">
            <w:pPr>
              <w:rPr>
                <w:color w:val="000000"/>
                <w:sz w:val="22"/>
                <w:szCs w:val="22"/>
              </w:rPr>
            </w:pPr>
            <w:r w:rsidRPr="002811DB">
              <w:rPr>
                <w:color w:val="000000"/>
                <w:sz w:val="22"/>
                <w:szCs w:val="22"/>
              </w:rPr>
              <w:t>plyr</w:t>
            </w:r>
          </w:p>
        </w:tc>
        <w:tc>
          <w:tcPr>
            <w:tcW w:w="1162" w:type="dxa"/>
            <w:tcBorders>
              <w:top w:val="single" w:sz="4" w:space="0" w:color="9BC2E6"/>
              <w:left w:val="nil"/>
              <w:bottom w:val="single" w:sz="4" w:space="0" w:color="9BC2E6"/>
              <w:right w:val="nil"/>
            </w:tcBorders>
            <w:shd w:val="clear" w:color="DDEBF7" w:fill="DDEBF7"/>
            <w:vAlign w:val="center"/>
          </w:tcPr>
          <w:p w14:paraId="0A0D619B" w14:textId="77777777" w:rsidR="00DE41B5" w:rsidRPr="002811DB" w:rsidRDefault="00DE41B5" w:rsidP="005A74F8">
            <w:pPr>
              <w:rPr>
                <w:color w:val="000000"/>
                <w:sz w:val="20"/>
                <w:szCs w:val="20"/>
              </w:rPr>
            </w:pPr>
            <w:r w:rsidRPr="002811DB">
              <w:rPr>
                <w:color w:val="000000"/>
                <w:sz w:val="20"/>
                <w:szCs w:val="20"/>
              </w:rPr>
              <w:t>1.8.4</w:t>
            </w:r>
          </w:p>
        </w:tc>
        <w:tc>
          <w:tcPr>
            <w:tcW w:w="6903" w:type="dxa"/>
            <w:tcBorders>
              <w:top w:val="single" w:sz="4" w:space="0" w:color="9BC2E6"/>
              <w:left w:val="nil"/>
              <w:bottom w:val="single" w:sz="4" w:space="0" w:color="9BC2E6"/>
              <w:right w:val="nil"/>
            </w:tcBorders>
            <w:shd w:val="clear" w:color="DDEBF7" w:fill="DDEBF7"/>
            <w:noWrap/>
            <w:vAlign w:val="center"/>
          </w:tcPr>
          <w:p w14:paraId="3E663E31" w14:textId="77777777" w:rsidR="00DE41B5" w:rsidRPr="002811DB" w:rsidRDefault="00DE41B5" w:rsidP="005A74F8">
            <w:pPr>
              <w:rPr>
                <w:color w:val="000000"/>
                <w:sz w:val="20"/>
                <w:szCs w:val="20"/>
              </w:rPr>
            </w:pPr>
            <w:r w:rsidRPr="002811DB">
              <w:rPr>
                <w:color w:val="000000"/>
                <w:sz w:val="20"/>
                <w:szCs w:val="20"/>
              </w:rPr>
              <w:t>General tools for data manipulation</w:t>
            </w:r>
          </w:p>
        </w:tc>
      </w:tr>
      <w:tr w:rsidR="00DE41B5" w:rsidRPr="002811DB" w14:paraId="0670DDDC"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2BD6AB60" w14:textId="77777777" w:rsidR="00DE41B5" w:rsidRPr="002811DB" w:rsidRDefault="00DE41B5" w:rsidP="005A74F8">
            <w:pPr>
              <w:rPr>
                <w:color w:val="000000"/>
                <w:sz w:val="22"/>
                <w:szCs w:val="22"/>
              </w:rPr>
            </w:pPr>
            <w:r w:rsidRPr="002811DB">
              <w:rPr>
                <w:color w:val="000000"/>
                <w:sz w:val="22"/>
                <w:szCs w:val="22"/>
              </w:rPr>
              <w:t>dplyr</w:t>
            </w:r>
          </w:p>
        </w:tc>
        <w:tc>
          <w:tcPr>
            <w:tcW w:w="1162" w:type="dxa"/>
            <w:tcBorders>
              <w:top w:val="single" w:sz="4" w:space="0" w:color="9BC2E6"/>
              <w:left w:val="nil"/>
              <w:bottom w:val="single" w:sz="4" w:space="0" w:color="9BC2E6"/>
              <w:right w:val="nil"/>
            </w:tcBorders>
            <w:vAlign w:val="center"/>
          </w:tcPr>
          <w:p w14:paraId="65793E0A" w14:textId="77777777" w:rsidR="00DE41B5" w:rsidRPr="002811DB" w:rsidRDefault="00DE41B5" w:rsidP="005A74F8">
            <w:pPr>
              <w:rPr>
                <w:color w:val="000000"/>
                <w:sz w:val="20"/>
                <w:szCs w:val="20"/>
              </w:rPr>
            </w:pPr>
            <w:r w:rsidRPr="002811DB">
              <w:rPr>
                <w:color w:val="000000"/>
                <w:sz w:val="20"/>
                <w:szCs w:val="20"/>
              </w:rPr>
              <w:t>0.8.3</w:t>
            </w:r>
          </w:p>
        </w:tc>
        <w:tc>
          <w:tcPr>
            <w:tcW w:w="6903" w:type="dxa"/>
            <w:tcBorders>
              <w:top w:val="single" w:sz="4" w:space="0" w:color="9BC2E6"/>
              <w:left w:val="nil"/>
              <w:bottom w:val="single" w:sz="4" w:space="0" w:color="9BC2E6"/>
              <w:right w:val="nil"/>
            </w:tcBorders>
            <w:shd w:val="clear" w:color="auto" w:fill="auto"/>
            <w:noWrap/>
            <w:vAlign w:val="center"/>
          </w:tcPr>
          <w:p w14:paraId="774E005D" w14:textId="77777777" w:rsidR="00DE41B5" w:rsidRPr="002811DB" w:rsidRDefault="00DE41B5" w:rsidP="005A74F8">
            <w:pPr>
              <w:rPr>
                <w:color w:val="000000"/>
                <w:sz w:val="20"/>
                <w:szCs w:val="20"/>
              </w:rPr>
            </w:pPr>
            <w:r w:rsidRPr="002811DB">
              <w:rPr>
                <w:color w:val="000000"/>
                <w:sz w:val="20"/>
                <w:szCs w:val="20"/>
              </w:rPr>
              <w:t>General tools for data manipulation</w:t>
            </w:r>
          </w:p>
        </w:tc>
      </w:tr>
      <w:tr w:rsidR="00DE41B5" w:rsidRPr="002811DB" w14:paraId="4877C027"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32FBEDF4" w14:textId="77777777" w:rsidR="00DE41B5" w:rsidRPr="002811DB" w:rsidRDefault="00DE41B5" w:rsidP="005A74F8">
            <w:pPr>
              <w:rPr>
                <w:color w:val="000000"/>
                <w:sz w:val="22"/>
                <w:szCs w:val="22"/>
              </w:rPr>
            </w:pPr>
            <w:r w:rsidRPr="002811DB">
              <w:rPr>
                <w:color w:val="000000"/>
                <w:sz w:val="22"/>
                <w:szCs w:val="22"/>
              </w:rPr>
              <w:t>survey</w:t>
            </w:r>
          </w:p>
        </w:tc>
        <w:tc>
          <w:tcPr>
            <w:tcW w:w="1162" w:type="dxa"/>
            <w:tcBorders>
              <w:top w:val="single" w:sz="4" w:space="0" w:color="9BC2E6"/>
              <w:left w:val="nil"/>
              <w:bottom w:val="single" w:sz="4" w:space="0" w:color="9BC2E6"/>
              <w:right w:val="nil"/>
            </w:tcBorders>
            <w:shd w:val="clear" w:color="DDEBF7" w:fill="DDEBF7"/>
            <w:vAlign w:val="center"/>
          </w:tcPr>
          <w:p w14:paraId="05E489DA" w14:textId="77777777" w:rsidR="00DE41B5" w:rsidRPr="002811DB" w:rsidRDefault="00DE41B5" w:rsidP="005A74F8">
            <w:pPr>
              <w:rPr>
                <w:sz w:val="20"/>
                <w:szCs w:val="20"/>
              </w:rPr>
            </w:pPr>
            <w:r w:rsidRPr="002811DB">
              <w:rPr>
                <w:sz w:val="20"/>
                <w:szCs w:val="20"/>
              </w:rPr>
              <w:t>3.36</w:t>
            </w:r>
          </w:p>
        </w:tc>
        <w:tc>
          <w:tcPr>
            <w:tcW w:w="6903" w:type="dxa"/>
            <w:tcBorders>
              <w:top w:val="single" w:sz="4" w:space="0" w:color="9BC2E6"/>
              <w:left w:val="nil"/>
              <w:bottom w:val="single" w:sz="4" w:space="0" w:color="9BC2E6"/>
              <w:right w:val="nil"/>
            </w:tcBorders>
            <w:shd w:val="clear" w:color="DDEBF7" w:fill="DDEBF7"/>
            <w:noWrap/>
            <w:vAlign w:val="center"/>
          </w:tcPr>
          <w:p w14:paraId="2B892C5D" w14:textId="77777777" w:rsidR="00DE41B5" w:rsidRPr="002811DB" w:rsidRDefault="00DE41B5" w:rsidP="005A74F8">
            <w:pPr>
              <w:rPr>
                <w:sz w:val="20"/>
                <w:szCs w:val="20"/>
              </w:rPr>
            </w:pPr>
            <w:r w:rsidRPr="002811DB">
              <w:rPr>
                <w:sz w:val="20"/>
                <w:szCs w:val="20"/>
              </w:rPr>
              <w:t>Tools for using survey weights in logit regression</w:t>
            </w:r>
          </w:p>
        </w:tc>
      </w:tr>
      <w:tr w:rsidR="00DE41B5" w:rsidRPr="002811DB" w14:paraId="1AC29C64"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3513863D" w14:textId="77777777" w:rsidR="00DE41B5" w:rsidRPr="002811DB" w:rsidRDefault="00DE41B5" w:rsidP="005A74F8">
            <w:pPr>
              <w:rPr>
                <w:color w:val="000000"/>
                <w:sz w:val="22"/>
                <w:szCs w:val="22"/>
              </w:rPr>
            </w:pPr>
            <w:r w:rsidRPr="002811DB">
              <w:rPr>
                <w:color w:val="000000"/>
                <w:sz w:val="22"/>
                <w:szCs w:val="22"/>
              </w:rPr>
              <w:t>class</w:t>
            </w:r>
          </w:p>
        </w:tc>
        <w:tc>
          <w:tcPr>
            <w:tcW w:w="1162" w:type="dxa"/>
            <w:tcBorders>
              <w:top w:val="single" w:sz="4" w:space="0" w:color="9BC2E6"/>
              <w:left w:val="nil"/>
              <w:bottom w:val="single" w:sz="4" w:space="0" w:color="9BC2E6"/>
              <w:right w:val="nil"/>
            </w:tcBorders>
            <w:vAlign w:val="center"/>
          </w:tcPr>
          <w:p w14:paraId="4911A57B" w14:textId="77777777" w:rsidR="00DE41B5" w:rsidRPr="002811DB" w:rsidRDefault="00DE41B5" w:rsidP="005A74F8">
            <w:pPr>
              <w:rPr>
                <w:color w:val="000000"/>
                <w:sz w:val="20"/>
                <w:szCs w:val="20"/>
              </w:rPr>
            </w:pPr>
            <w:r w:rsidRPr="002811DB">
              <w:rPr>
                <w:color w:val="000000"/>
                <w:sz w:val="20"/>
                <w:szCs w:val="20"/>
              </w:rPr>
              <w:t>7.3-15</w:t>
            </w:r>
          </w:p>
        </w:tc>
        <w:tc>
          <w:tcPr>
            <w:tcW w:w="6903" w:type="dxa"/>
            <w:tcBorders>
              <w:top w:val="single" w:sz="4" w:space="0" w:color="9BC2E6"/>
              <w:left w:val="nil"/>
              <w:bottom w:val="single" w:sz="4" w:space="0" w:color="9BC2E6"/>
              <w:right w:val="nil"/>
            </w:tcBorders>
            <w:shd w:val="clear" w:color="auto" w:fill="auto"/>
            <w:vAlign w:val="center"/>
          </w:tcPr>
          <w:p w14:paraId="450638EC" w14:textId="77777777" w:rsidR="00DE41B5" w:rsidRPr="002811DB" w:rsidRDefault="00DE41B5" w:rsidP="005A74F8">
            <w:pPr>
              <w:rPr>
                <w:color w:val="000000"/>
                <w:sz w:val="20"/>
                <w:szCs w:val="20"/>
              </w:rPr>
            </w:pPr>
            <w:r w:rsidRPr="002811DB">
              <w:rPr>
                <w:color w:val="000000"/>
                <w:sz w:val="20"/>
                <w:szCs w:val="20"/>
              </w:rPr>
              <w:t>Alternate K</w:t>
            </w:r>
            <w:r>
              <w:rPr>
                <w:color w:val="000000"/>
                <w:sz w:val="20"/>
                <w:szCs w:val="20"/>
              </w:rPr>
              <w:t xml:space="preserve"> </w:t>
            </w:r>
            <w:r w:rsidRPr="002811DB">
              <w:rPr>
                <w:color w:val="000000"/>
                <w:sz w:val="20"/>
                <w:szCs w:val="20"/>
              </w:rPr>
              <w:t>N</w:t>
            </w:r>
            <w:r>
              <w:rPr>
                <w:color w:val="000000"/>
                <w:sz w:val="20"/>
                <w:szCs w:val="20"/>
              </w:rPr>
              <w:t xml:space="preserve">earest </w:t>
            </w:r>
            <w:r w:rsidRPr="002811DB">
              <w:rPr>
                <w:color w:val="000000"/>
                <w:sz w:val="20"/>
                <w:szCs w:val="20"/>
              </w:rPr>
              <w:t>N</w:t>
            </w:r>
            <w:r>
              <w:rPr>
                <w:color w:val="000000"/>
                <w:sz w:val="20"/>
                <w:szCs w:val="20"/>
              </w:rPr>
              <w:t>eighbor</w:t>
            </w:r>
            <w:r w:rsidRPr="002811DB">
              <w:rPr>
                <w:color w:val="000000"/>
                <w:sz w:val="20"/>
                <w:szCs w:val="20"/>
              </w:rPr>
              <w:t xml:space="preserve"> function</w:t>
            </w:r>
          </w:p>
        </w:tc>
      </w:tr>
      <w:tr w:rsidR="00DE41B5" w:rsidRPr="002811DB" w14:paraId="323F86CF" w14:textId="77777777" w:rsidTr="005A74F8">
        <w:trPr>
          <w:trHeight w:val="260"/>
        </w:trPr>
        <w:tc>
          <w:tcPr>
            <w:tcW w:w="1439" w:type="dxa"/>
            <w:tcBorders>
              <w:top w:val="single" w:sz="4" w:space="0" w:color="9BC2E6"/>
              <w:left w:val="nil"/>
              <w:bottom w:val="single" w:sz="4" w:space="0" w:color="9BC2E6"/>
              <w:right w:val="nil"/>
            </w:tcBorders>
            <w:shd w:val="clear" w:color="auto" w:fill="DDEBF7"/>
          </w:tcPr>
          <w:p w14:paraId="36F655F6" w14:textId="77777777" w:rsidR="00DE41B5" w:rsidRPr="002811DB" w:rsidRDefault="00DE41B5" w:rsidP="005A74F8">
            <w:pPr>
              <w:rPr>
                <w:color w:val="000000"/>
                <w:sz w:val="22"/>
                <w:szCs w:val="22"/>
              </w:rPr>
            </w:pPr>
            <w:r w:rsidRPr="002811DB">
              <w:rPr>
                <w:color w:val="000000"/>
                <w:sz w:val="22"/>
                <w:szCs w:val="22"/>
              </w:rPr>
              <w:t>dummies</w:t>
            </w:r>
          </w:p>
        </w:tc>
        <w:tc>
          <w:tcPr>
            <w:tcW w:w="1162" w:type="dxa"/>
            <w:tcBorders>
              <w:top w:val="single" w:sz="4" w:space="0" w:color="9BC2E6"/>
              <w:left w:val="nil"/>
              <w:bottom w:val="single" w:sz="4" w:space="0" w:color="9BC2E6"/>
              <w:right w:val="nil"/>
            </w:tcBorders>
            <w:shd w:val="clear" w:color="DDEBF7" w:fill="DDEBF7"/>
            <w:vAlign w:val="center"/>
          </w:tcPr>
          <w:p w14:paraId="234C8999" w14:textId="77777777" w:rsidR="00DE41B5" w:rsidRPr="002811DB" w:rsidRDefault="00DE41B5" w:rsidP="005A74F8">
            <w:pPr>
              <w:rPr>
                <w:color w:val="000000"/>
                <w:sz w:val="20"/>
                <w:szCs w:val="20"/>
              </w:rPr>
            </w:pPr>
            <w:r w:rsidRPr="002811DB">
              <w:rPr>
                <w:color w:val="000000"/>
                <w:sz w:val="20"/>
                <w:szCs w:val="20"/>
              </w:rPr>
              <w:t>1.5.6</w:t>
            </w:r>
          </w:p>
        </w:tc>
        <w:tc>
          <w:tcPr>
            <w:tcW w:w="6903" w:type="dxa"/>
            <w:tcBorders>
              <w:top w:val="single" w:sz="4" w:space="0" w:color="9BC2E6"/>
              <w:left w:val="nil"/>
              <w:bottom w:val="single" w:sz="4" w:space="0" w:color="9BC2E6"/>
              <w:right w:val="nil"/>
            </w:tcBorders>
            <w:shd w:val="clear" w:color="DDEBF7" w:fill="DDEBF7"/>
            <w:noWrap/>
            <w:vAlign w:val="center"/>
          </w:tcPr>
          <w:p w14:paraId="4A477425" w14:textId="77777777" w:rsidR="00DE41B5" w:rsidRPr="002811DB" w:rsidRDefault="00DE41B5" w:rsidP="005A74F8">
            <w:pPr>
              <w:rPr>
                <w:color w:val="000000"/>
                <w:sz w:val="20"/>
                <w:szCs w:val="20"/>
              </w:rPr>
            </w:pPr>
            <w:r w:rsidRPr="002811DB">
              <w:rPr>
                <w:color w:val="000000"/>
                <w:sz w:val="20"/>
                <w:szCs w:val="20"/>
              </w:rPr>
              <w:t>Function for creating dummy variables</w:t>
            </w:r>
          </w:p>
        </w:tc>
      </w:tr>
      <w:tr w:rsidR="00DE41B5" w:rsidRPr="002811DB" w14:paraId="68B3974D"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4A238518" w14:textId="77777777" w:rsidR="00DE41B5" w:rsidRPr="002811DB" w:rsidRDefault="00DE41B5" w:rsidP="005A74F8">
            <w:pPr>
              <w:rPr>
                <w:color w:val="000000"/>
                <w:sz w:val="22"/>
                <w:szCs w:val="22"/>
              </w:rPr>
            </w:pPr>
            <w:r w:rsidRPr="002811DB">
              <w:rPr>
                <w:color w:val="000000"/>
                <w:sz w:val="22"/>
                <w:szCs w:val="22"/>
              </w:rPr>
              <w:t>varhandle</w:t>
            </w:r>
          </w:p>
        </w:tc>
        <w:tc>
          <w:tcPr>
            <w:tcW w:w="1162" w:type="dxa"/>
            <w:tcBorders>
              <w:top w:val="single" w:sz="4" w:space="0" w:color="9BC2E6"/>
              <w:left w:val="nil"/>
              <w:bottom w:val="single" w:sz="4" w:space="0" w:color="9BC2E6"/>
              <w:right w:val="nil"/>
            </w:tcBorders>
            <w:vAlign w:val="center"/>
          </w:tcPr>
          <w:p w14:paraId="4FB5D803" w14:textId="77777777" w:rsidR="00DE41B5" w:rsidRPr="002811DB" w:rsidRDefault="00DE41B5" w:rsidP="005A74F8">
            <w:pPr>
              <w:rPr>
                <w:sz w:val="20"/>
                <w:szCs w:val="20"/>
              </w:rPr>
            </w:pPr>
            <w:r w:rsidRPr="002811DB">
              <w:rPr>
                <w:sz w:val="20"/>
                <w:szCs w:val="20"/>
              </w:rPr>
              <w:t>2.0.3</w:t>
            </w:r>
          </w:p>
        </w:tc>
        <w:tc>
          <w:tcPr>
            <w:tcW w:w="6903" w:type="dxa"/>
            <w:tcBorders>
              <w:top w:val="single" w:sz="4" w:space="0" w:color="9BC2E6"/>
              <w:left w:val="nil"/>
              <w:bottom w:val="single" w:sz="4" w:space="0" w:color="9BC2E6"/>
              <w:right w:val="nil"/>
            </w:tcBorders>
            <w:shd w:val="clear" w:color="auto" w:fill="auto"/>
            <w:noWrap/>
            <w:vAlign w:val="center"/>
          </w:tcPr>
          <w:p w14:paraId="0E2CD352" w14:textId="77777777" w:rsidR="00DE41B5" w:rsidRPr="002811DB" w:rsidRDefault="00DE41B5" w:rsidP="005A74F8">
            <w:pPr>
              <w:rPr>
                <w:sz w:val="20"/>
                <w:szCs w:val="20"/>
              </w:rPr>
            </w:pPr>
            <w:r w:rsidRPr="002811DB">
              <w:rPr>
                <w:sz w:val="20"/>
                <w:szCs w:val="20"/>
              </w:rPr>
              <w:t>Reformatting factor variables</w:t>
            </w:r>
          </w:p>
        </w:tc>
      </w:tr>
      <w:tr w:rsidR="00DE41B5" w:rsidRPr="002811DB" w14:paraId="71E33B60"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4CC04CBF" w14:textId="77777777" w:rsidR="00DE41B5" w:rsidRPr="002811DB" w:rsidRDefault="00DE41B5" w:rsidP="005A74F8">
            <w:pPr>
              <w:rPr>
                <w:color w:val="000000"/>
                <w:sz w:val="22"/>
                <w:szCs w:val="22"/>
              </w:rPr>
            </w:pPr>
            <w:r w:rsidRPr="002811DB">
              <w:rPr>
                <w:color w:val="000000"/>
                <w:sz w:val="22"/>
                <w:szCs w:val="22"/>
              </w:rPr>
              <w:t>oglmx</w:t>
            </w:r>
          </w:p>
        </w:tc>
        <w:tc>
          <w:tcPr>
            <w:tcW w:w="1162" w:type="dxa"/>
            <w:tcBorders>
              <w:top w:val="single" w:sz="4" w:space="0" w:color="9BC2E6"/>
              <w:left w:val="nil"/>
              <w:bottom w:val="single" w:sz="4" w:space="0" w:color="9BC2E6"/>
              <w:right w:val="nil"/>
            </w:tcBorders>
            <w:shd w:val="clear" w:color="DDEBF7" w:fill="DDEBF7"/>
            <w:vAlign w:val="center"/>
          </w:tcPr>
          <w:p w14:paraId="084D2B2F" w14:textId="77777777" w:rsidR="00DE41B5" w:rsidRPr="002811DB" w:rsidRDefault="00DE41B5" w:rsidP="005A74F8">
            <w:pPr>
              <w:rPr>
                <w:color w:val="000000"/>
                <w:sz w:val="20"/>
                <w:szCs w:val="20"/>
              </w:rPr>
            </w:pPr>
            <w:r w:rsidRPr="002811DB">
              <w:rPr>
                <w:color w:val="000000"/>
                <w:sz w:val="20"/>
                <w:szCs w:val="20"/>
              </w:rPr>
              <w:t>3.0.0.0</w:t>
            </w:r>
          </w:p>
        </w:tc>
        <w:tc>
          <w:tcPr>
            <w:tcW w:w="6903" w:type="dxa"/>
            <w:tcBorders>
              <w:top w:val="single" w:sz="4" w:space="0" w:color="9BC2E6"/>
              <w:left w:val="nil"/>
              <w:bottom w:val="single" w:sz="4" w:space="0" w:color="9BC2E6"/>
              <w:right w:val="nil"/>
            </w:tcBorders>
            <w:shd w:val="clear" w:color="DDEBF7" w:fill="DDEBF7"/>
            <w:noWrap/>
            <w:vAlign w:val="center"/>
          </w:tcPr>
          <w:p w14:paraId="137E5DDA" w14:textId="77777777" w:rsidR="00DE41B5" w:rsidRPr="002811DB" w:rsidRDefault="00DE41B5" w:rsidP="005A74F8">
            <w:pPr>
              <w:rPr>
                <w:color w:val="000000"/>
                <w:sz w:val="20"/>
                <w:szCs w:val="20"/>
              </w:rPr>
            </w:pPr>
            <w:r w:rsidRPr="002811DB">
              <w:rPr>
                <w:color w:val="000000"/>
                <w:sz w:val="20"/>
                <w:szCs w:val="20"/>
              </w:rPr>
              <w:t>Alternate ordinal regression function</w:t>
            </w:r>
          </w:p>
        </w:tc>
      </w:tr>
      <w:tr w:rsidR="00DE41B5" w:rsidRPr="002811DB" w14:paraId="28C1920F"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3569C125" w14:textId="77777777" w:rsidR="00DE41B5" w:rsidRPr="002811DB" w:rsidRDefault="00DE41B5" w:rsidP="005A74F8">
            <w:pPr>
              <w:rPr>
                <w:color w:val="000000"/>
                <w:sz w:val="22"/>
                <w:szCs w:val="22"/>
              </w:rPr>
            </w:pPr>
            <w:r w:rsidRPr="002811DB">
              <w:rPr>
                <w:color w:val="000000"/>
                <w:sz w:val="22"/>
                <w:szCs w:val="22"/>
              </w:rPr>
              <w:t>foreign</w:t>
            </w:r>
          </w:p>
        </w:tc>
        <w:tc>
          <w:tcPr>
            <w:tcW w:w="1162" w:type="dxa"/>
            <w:tcBorders>
              <w:top w:val="single" w:sz="4" w:space="0" w:color="9BC2E6"/>
              <w:left w:val="nil"/>
              <w:bottom w:val="single" w:sz="4" w:space="0" w:color="9BC2E6"/>
              <w:right w:val="nil"/>
            </w:tcBorders>
            <w:vAlign w:val="center"/>
          </w:tcPr>
          <w:p w14:paraId="3523783E" w14:textId="77777777" w:rsidR="00DE41B5" w:rsidRPr="002811DB" w:rsidRDefault="00DE41B5" w:rsidP="005A74F8">
            <w:pPr>
              <w:rPr>
                <w:sz w:val="20"/>
                <w:szCs w:val="20"/>
              </w:rPr>
            </w:pPr>
            <w:r w:rsidRPr="002811DB">
              <w:rPr>
                <w:sz w:val="20"/>
                <w:szCs w:val="20"/>
              </w:rPr>
              <w:t>0.8-71</w:t>
            </w:r>
          </w:p>
        </w:tc>
        <w:tc>
          <w:tcPr>
            <w:tcW w:w="6903" w:type="dxa"/>
            <w:tcBorders>
              <w:top w:val="single" w:sz="4" w:space="0" w:color="9BC2E6"/>
              <w:left w:val="nil"/>
              <w:bottom w:val="single" w:sz="4" w:space="0" w:color="9BC2E6"/>
              <w:right w:val="nil"/>
            </w:tcBorders>
            <w:shd w:val="clear" w:color="auto" w:fill="auto"/>
            <w:noWrap/>
            <w:vAlign w:val="center"/>
          </w:tcPr>
          <w:p w14:paraId="2CC8A729" w14:textId="77777777" w:rsidR="00DE41B5" w:rsidRPr="002811DB" w:rsidRDefault="00DE41B5" w:rsidP="005A74F8">
            <w:pPr>
              <w:rPr>
                <w:sz w:val="20"/>
                <w:szCs w:val="20"/>
              </w:rPr>
            </w:pPr>
            <w:r w:rsidRPr="002811DB">
              <w:rPr>
                <w:sz w:val="20"/>
                <w:szCs w:val="20"/>
              </w:rPr>
              <w:t>Writing data files in additional formats foreign to R</w:t>
            </w:r>
          </w:p>
        </w:tc>
      </w:tr>
      <w:tr w:rsidR="00DE41B5" w:rsidRPr="002811DB" w14:paraId="58B0AC94"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250D0BD6" w14:textId="77777777" w:rsidR="00DE41B5" w:rsidRPr="002811DB" w:rsidRDefault="00DE41B5" w:rsidP="005A74F8">
            <w:pPr>
              <w:rPr>
                <w:color w:val="000000"/>
                <w:sz w:val="22"/>
                <w:szCs w:val="22"/>
              </w:rPr>
            </w:pPr>
            <w:r w:rsidRPr="002811DB">
              <w:rPr>
                <w:color w:val="000000"/>
                <w:sz w:val="22"/>
                <w:szCs w:val="22"/>
              </w:rPr>
              <w:t>ggplot2</w:t>
            </w:r>
          </w:p>
        </w:tc>
        <w:tc>
          <w:tcPr>
            <w:tcW w:w="1162" w:type="dxa"/>
            <w:tcBorders>
              <w:top w:val="single" w:sz="4" w:space="0" w:color="9BC2E6"/>
              <w:left w:val="nil"/>
              <w:bottom w:val="single" w:sz="4" w:space="0" w:color="9BC2E6"/>
              <w:right w:val="nil"/>
            </w:tcBorders>
            <w:shd w:val="clear" w:color="DDEBF7" w:fill="DDEBF7"/>
            <w:vAlign w:val="center"/>
          </w:tcPr>
          <w:p w14:paraId="008BE80A" w14:textId="77777777" w:rsidR="00DE41B5" w:rsidRPr="002811DB" w:rsidRDefault="00DE41B5" w:rsidP="005A74F8">
            <w:pPr>
              <w:rPr>
                <w:color w:val="000000"/>
                <w:sz w:val="20"/>
                <w:szCs w:val="20"/>
              </w:rPr>
            </w:pPr>
            <w:r w:rsidRPr="002811DB">
              <w:rPr>
                <w:color w:val="000000"/>
                <w:sz w:val="20"/>
                <w:szCs w:val="20"/>
              </w:rPr>
              <w:t>3.2.1</w:t>
            </w:r>
          </w:p>
        </w:tc>
        <w:tc>
          <w:tcPr>
            <w:tcW w:w="6903" w:type="dxa"/>
            <w:tcBorders>
              <w:top w:val="single" w:sz="4" w:space="0" w:color="9BC2E6"/>
              <w:left w:val="nil"/>
              <w:bottom w:val="single" w:sz="4" w:space="0" w:color="9BC2E6"/>
              <w:right w:val="nil"/>
            </w:tcBorders>
            <w:shd w:val="clear" w:color="DDEBF7" w:fill="DDEBF7"/>
            <w:noWrap/>
            <w:vAlign w:val="center"/>
          </w:tcPr>
          <w:p w14:paraId="12516C33" w14:textId="77777777" w:rsidR="00DE41B5" w:rsidRPr="002811DB" w:rsidRDefault="00DE41B5" w:rsidP="005A74F8">
            <w:pPr>
              <w:rPr>
                <w:color w:val="000000"/>
                <w:sz w:val="20"/>
                <w:szCs w:val="20"/>
              </w:rPr>
            </w:pPr>
            <w:r w:rsidRPr="002811DB">
              <w:rPr>
                <w:color w:val="000000"/>
                <w:sz w:val="20"/>
                <w:szCs w:val="20"/>
              </w:rPr>
              <w:t>Graphics generator</w:t>
            </w:r>
          </w:p>
        </w:tc>
      </w:tr>
      <w:tr w:rsidR="00DE41B5" w:rsidRPr="002811DB" w14:paraId="2DDC5DBA"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0CD99D1F" w14:textId="77777777" w:rsidR="00DE41B5" w:rsidRPr="002811DB" w:rsidRDefault="00DE41B5" w:rsidP="005A74F8">
            <w:pPr>
              <w:rPr>
                <w:color w:val="000000"/>
                <w:sz w:val="22"/>
                <w:szCs w:val="22"/>
              </w:rPr>
            </w:pPr>
            <w:r w:rsidRPr="002811DB">
              <w:rPr>
                <w:color w:val="000000"/>
                <w:sz w:val="22"/>
                <w:szCs w:val="22"/>
              </w:rPr>
              <w:t>reshape2</w:t>
            </w:r>
          </w:p>
        </w:tc>
        <w:tc>
          <w:tcPr>
            <w:tcW w:w="1162" w:type="dxa"/>
            <w:tcBorders>
              <w:top w:val="single" w:sz="4" w:space="0" w:color="9BC2E6"/>
              <w:left w:val="nil"/>
              <w:bottom w:val="single" w:sz="4" w:space="0" w:color="9BC2E6"/>
              <w:right w:val="nil"/>
            </w:tcBorders>
            <w:vAlign w:val="center"/>
          </w:tcPr>
          <w:p w14:paraId="136D66E9" w14:textId="77777777" w:rsidR="00DE41B5" w:rsidRPr="002811DB" w:rsidRDefault="00DE41B5" w:rsidP="005A74F8">
            <w:pPr>
              <w:rPr>
                <w:sz w:val="20"/>
                <w:szCs w:val="20"/>
              </w:rPr>
            </w:pPr>
            <w:r w:rsidRPr="002811DB">
              <w:rPr>
                <w:sz w:val="20"/>
                <w:szCs w:val="20"/>
              </w:rPr>
              <w:t>1.4.3</w:t>
            </w:r>
          </w:p>
        </w:tc>
        <w:tc>
          <w:tcPr>
            <w:tcW w:w="6903" w:type="dxa"/>
            <w:tcBorders>
              <w:top w:val="single" w:sz="4" w:space="0" w:color="9BC2E6"/>
              <w:left w:val="nil"/>
              <w:bottom w:val="single" w:sz="4" w:space="0" w:color="9BC2E6"/>
              <w:right w:val="nil"/>
            </w:tcBorders>
            <w:shd w:val="clear" w:color="auto" w:fill="auto"/>
            <w:noWrap/>
            <w:vAlign w:val="center"/>
          </w:tcPr>
          <w:p w14:paraId="6711B868" w14:textId="77777777" w:rsidR="00DE41B5" w:rsidRPr="002811DB" w:rsidRDefault="00DE41B5" w:rsidP="005A74F8">
            <w:pPr>
              <w:rPr>
                <w:sz w:val="20"/>
                <w:szCs w:val="20"/>
              </w:rPr>
            </w:pPr>
            <w:r w:rsidRPr="002811DB">
              <w:rPr>
                <w:sz w:val="20"/>
                <w:szCs w:val="20"/>
              </w:rPr>
              <w:t>Flexibly restructure and aggregate data</w:t>
            </w:r>
          </w:p>
        </w:tc>
      </w:tr>
      <w:tr w:rsidR="00DE41B5" w:rsidRPr="002811DB" w14:paraId="00B3EE5D"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7A046A47" w14:textId="77777777" w:rsidR="00DE41B5" w:rsidRPr="002811DB" w:rsidRDefault="00DE41B5" w:rsidP="005A74F8">
            <w:pPr>
              <w:rPr>
                <w:color w:val="000000"/>
                <w:sz w:val="22"/>
                <w:szCs w:val="22"/>
              </w:rPr>
            </w:pPr>
            <w:r w:rsidRPr="002811DB">
              <w:rPr>
                <w:color w:val="000000"/>
                <w:sz w:val="22"/>
                <w:szCs w:val="22"/>
              </w:rPr>
              <w:t>e1071</w:t>
            </w:r>
          </w:p>
        </w:tc>
        <w:tc>
          <w:tcPr>
            <w:tcW w:w="1162" w:type="dxa"/>
            <w:tcBorders>
              <w:top w:val="single" w:sz="4" w:space="0" w:color="9BC2E6"/>
              <w:left w:val="nil"/>
              <w:bottom w:val="single" w:sz="4" w:space="0" w:color="9BC2E6"/>
              <w:right w:val="nil"/>
            </w:tcBorders>
            <w:shd w:val="clear" w:color="DDEBF7" w:fill="DDEBF7"/>
            <w:vAlign w:val="center"/>
          </w:tcPr>
          <w:p w14:paraId="166E3176" w14:textId="77777777" w:rsidR="00DE41B5" w:rsidRPr="002811DB" w:rsidRDefault="00DE41B5" w:rsidP="005A74F8">
            <w:pPr>
              <w:rPr>
                <w:color w:val="000000"/>
                <w:sz w:val="20"/>
                <w:szCs w:val="20"/>
              </w:rPr>
            </w:pPr>
            <w:r w:rsidRPr="002811DB">
              <w:rPr>
                <w:color w:val="000000"/>
                <w:sz w:val="20"/>
                <w:szCs w:val="20"/>
              </w:rPr>
              <w:t>1.7-2</w:t>
            </w:r>
          </w:p>
        </w:tc>
        <w:tc>
          <w:tcPr>
            <w:tcW w:w="6903" w:type="dxa"/>
            <w:tcBorders>
              <w:top w:val="single" w:sz="4" w:space="0" w:color="9BC2E6"/>
              <w:left w:val="nil"/>
              <w:bottom w:val="single" w:sz="4" w:space="0" w:color="9BC2E6"/>
              <w:right w:val="nil"/>
            </w:tcBorders>
            <w:shd w:val="clear" w:color="DDEBF7" w:fill="DDEBF7"/>
            <w:noWrap/>
            <w:vAlign w:val="center"/>
          </w:tcPr>
          <w:p w14:paraId="1C6C4586" w14:textId="77777777" w:rsidR="00DE41B5" w:rsidRPr="002811DB" w:rsidRDefault="00DE41B5" w:rsidP="005A74F8">
            <w:pPr>
              <w:rPr>
                <w:color w:val="000000"/>
                <w:sz w:val="20"/>
                <w:szCs w:val="20"/>
              </w:rPr>
            </w:pPr>
            <w:r w:rsidRPr="002811DB">
              <w:rPr>
                <w:color w:val="000000"/>
                <w:sz w:val="20"/>
                <w:szCs w:val="20"/>
              </w:rPr>
              <w:t>Naïve Bayes classifier</w:t>
            </w:r>
          </w:p>
        </w:tc>
      </w:tr>
      <w:tr w:rsidR="00DE41B5" w:rsidRPr="002811DB" w14:paraId="5E0F01F7"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11CC209B" w14:textId="77777777" w:rsidR="00DE41B5" w:rsidRPr="002811DB" w:rsidRDefault="00DE41B5" w:rsidP="005A74F8">
            <w:pPr>
              <w:rPr>
                <w:color w:val="000000"/>
                <w:sz w:val="22"/>
                <w:szCs w:val="22"/>
              </w:rPr>
            </w:pPr>
            <w:r w:rsidRPr="002811DB">
              <w:rPr>
                <w:color w:val="000000"/>
                <w:sz w:val="22"/>
                <w:szCs w:val="22"/>
              </w:rPr>
              <w:t>pander</w:t>
            </w:r>
          </w:p>
        </w:tc>
        <w:tc>
          <w:tcPr>
            <w:tcW w:w="1162" w:type="dxa"/>
            <w:tcBorders>
              <w:top w:val="single" w:sz="4" w:space="0" w:color="9BC2E6"/>
              <w:left w:val="nil"/>
              <w:bottom w:val="single" w:sz="4" w:space="0" w:color="9BC2E6"/>
              <w:right w:val="nil"/>
            </w:tcBorders>
            <w:vAlign w:val="center"/>
          </w:tcPr>
          <w:p w14:paraId="5F0BA456" w14:textId="77777777" w:rsidR="00DE41B5" w:rsidRPr="002811DB" w:rsidRDefault="00DE41B5" w:rsidP="005A74F8">
            <w:pPr>
              <w:rPr>
                <w:sz w:val="20"/>
                <w:szCs w:val="20"/>
              </w:rPr>
            </w:pPr>
            <w:r w:rsidRPr="002811DB">
              <w:rPr>
                <w:sz w:val="20"/>
                <w:szCs w:val="20"/>
              </w:rPr>
              <w:t>0.6.3</w:t>
            </w:r>
          </w:p>
        </w:tc>
        <w:tc>
          <w:tcPr>
            <w:tcW w:w="6903" w:type="dxa"/>
            <w:tcBorders>
              <w:top w:val="single" w:sz="4" w:space="0" w:color="9BC2E6"/>
              <w:left w:val="nil"/>
              <w:bottom w:val="single" w:sz="4" w:space="0" w:color="9BC2E6"/>
              <w:right w:val="nil"/>
            </w:tcBorders>
            <w:shd w:val="clear" w:color="auto" w:fill="auto"/>
            <w:noWrap/>
            <w:vAlign w:val="center"/>
          </w:tcPr>
          <w:p w14:paraId="5CAC6E44" w14:textId="77777777" w:rsidR="00DE41B5" w:rsidRPr="002811DB" w:rsidRDefault="00DE41B5" w:rsidP="005A74F8">
            <w:pPr>
              <w:rPr>
                <w:sz w:val="20"/>
                <w:szCs w:val="20"/>
              </w:rPr>
            </w:pPr>
            <w:r w:rsidRPr="002811DB">
              <w:rPr>
                <w:sz w:val="20"/>
                <w:szCs w:val="20"/>
              </w:rPr>
              <w:t>Formatting plain text tables</w:t>
            </w:r>
          </w:p>
        </w:tc>
      </w:tr>
      <w:tr w:rsidR="00DE41B5" w:rsidRPr="002811DB" w14:paraId="509BB4B1" w14:textId="77777777" w:rsidTr="005A74F8">
        <w:trPr>
          <w:trHeight w:val="260"/>
        </w:trPr>
        <w:tc>
          <w:tcPr>
            <w:tcW w:w="1439" w:type="dxa"/>
            <w:tcBorders>
              <w:top w:val="single" w:sz="4" w:space="0" w:color="9BC2E6"/>
              <w:left w:val="nil"/>
              <w:bottom w:val="single" w:sz="4" w:space="0" w:color="9BC2E6"/>
              <w:right w:val="nil"/>
            </w:tcBorders>
            <w:shd w:val="clear" w:color="DDEBF7" w:fill="DDEBF7"/>
          </w:tcPr>
          <w:p w14:paraId="00CB43B7" w14:textId="77777777" w:rsidR="00DE41B5" w:rsidRPr="002811DB" w:rsidRDefault="00DE41B5" w:rsidP="005A74F8">
            <w:pPr>
              <w:rPr>
                <w:color w:val="000000"/>
                <w:sz w:val="22"/>
                <w:szCs w:val="22"/>
              </w:rPr>
            </w:pPr>
            <w:r w:rsidRPr="002811DB">
              <w:rPr>
                <w:color w:val="000000"/>
                <w:sz w:val="22"/>
                <w:szCs w:val="22"/>
              </w:rPr>
              <w:t>ridge</w:t>
            </w:r>
          </w:p>
        </w:tc>
        <w:tc>
          <w:tcPr>
            <w:tcW w:w="1162" w:type="dxa"/>
            <w:tcBorders>
              <w:top w:val="single" w:sz="4" w:space="0" w:color="9BC2E6"/>
              <w:left w:val="nil"/>
              <w:bottom w:val="single" w:sz="4" w:space="0" w:color="9BC2E6"/>
              <w:right w:val="nil"/>
            </w:tcBorders>
            <w:shd w:val="clear" w:color="DDEBF7" w:fill="DDEBF7"/>
            <w:vAlign w:val="center"/>
          </w:tcPr>
          <w:p w14:paraId="10F174F0" w14:textId="77777777" w:rsidR="00DE41B5" w:rsidRPr="002811DB" w:rsidRDefault="00DE41B5" w:rsidP="005A74F8">
            <w:pPr>
              <w:rPr>
                <w:color w:val="000000"/>
                <w:sz w:val="20"/>
                <w:szCs w:val="20"/>
              </w:rPr>
            </w:pPr>
            <w:r w:rsidRPr="002811DB">
              <w:rPr>
                <w:color w:val="000000"/>
                <w:sz w:val="20"/>
                <w:szCs w:val="20"/>
              </w:rPr>
              <w:t>2.4</w:t>
            </w:r>
          </w:p>
        </w:tc>
        <w:tc>
          <w:tcPr>
            <w:tcW w:w="6903" w:type="dxa"/>
            <w:tcBorders>
              <w:top w:val="single" w:sz="4" w:space="0" w:color="9BC2E6"/>
              <w:left w:val="nil"/>
              <w:bottom w:val="single" w:sz="4" w:space="0" w:color="9BC2E6"/>
              <w:right w:val="nil"/>
            </w:tcBorders>
            <w:shd w:val="clear" w:color="DDEBF7" w:fill="DDEBF7"/>
            <w:noWrap/>
            <w:vAlign w:val="center"/>
          </w:tcPr>
          <w:p w14:paraId="1A1FCA2C" w14:textId="77777777" w:rsidR="00DE41B5" w:rsidRPr="002811DB" w:rsidRDefault="00DE41B5" w:rsidP="005A74F8">
            <w:pPr>
              <w:rPr>
                <w:color w:val="000000"/>
                <w:sz w:val="20"/>
                <w:szCs w:val="20"/>
              </w:rPr>
            </w:pPr>
            <w:r w:rsidRPr="002811DB">
              <w:rPr>
                <w:color w:val="000000"/>
                <w:sz w:val="20"/>
                <w:szCs w:val="20"/>
              </w:rPr>
              <w:t>Ridge regression for classifier</w:t>
            </w:r>
          </w:p>
        </w:tc>
      </w:tr>
      <w:tr w:rsidR="00DE41B5" w:rsidRPr="002811DB" w14:paraId="42BBD58D"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006FBD10" w14:textId="77777777" w:rsidR="00DE41B5" w:rsidRPr="002811DB" w:rsidRDefault="00DE41B5" w:rsidP="005A74F8">
            <w:pPr>
              <w:rPr>
                <w:color w:val="000000"/>
                <w:sz w:val="22"/>
                <w:szCs w:val="22"/>
              </w:rPr>
            </w:pPr>
            <w:r w:rsidRPr="002811DB">
              <w:rPr>
                <w:color w:val="000000"/>
                <w:sz w:val="22"/>
                <w:szCs w:val="22"/>
              </w:rPr>
              <w:t>DMwR</w:t>
            </w:r>
          </w:p>
        </w:tc>
        <w:tc>
          <w:tcPr>
            <w:tcW w:w="1162" w:type="dxa"/>
            <w:tcBorders>
              <w:top w:val="single" w:sz="4" w:space="0" w:color="9BC2E6"/>
              <w:left w:val="nil"/>
              <w:bottom w:val="single" w:sz="4" w:space="0" w:color="9BC2E6"/>
              <w:right w:val="nil"/>
            </w:tcBorders>
            <w:shd w:val="clear" w:color="auto" w:fill="auto"/>
            <w:vAlign w:val="center"/>
          </w:tcPr>
          <w:p w14:paraId="59B4C702" w14:textId="77777777" w:rsidR="00DE41B5" w:rsidRPr="002811DB" w:rsidRDefault="00DE41B5" w:rsidP="005A74F8">
            <w:pPr>
              <w:rPr>
                <w:color w:val="000000"/>
                <w:sz w:val="20"/>
                <w:szCs w:val="20"/>
              </w:rPr>
            </w:pPr>
            <w:r w:rsidRPr="002811DB">
              <w:rPr>
                <w:color w:val="000000"/>
                <w:sz w:val="20"/>
                <w:szCs w:val="20"/>
              </w:rPr>
              <w:t>0.4.1</w:t>
            </w:r>
          </w:p>
        </w:tc>
        <w:tc>
          <w:tcPr>
            <w:tcW w:w="6903" w:type="dxa"/>
            <w:tcBorders>
              <w:top w:val="single" w:sz="4" w:space="0" w:color="9BC2E6"/>
              <w:left w:val="nil"/>
              <w:bottom w:val="single" w:sz="4" w:space="0" w:color="9BC2E6"/>
              <w:right w:val="nil"/>
            </w:tcBorders>
            <w:shd w:val="clear" w:color="auto" w:fill="auto"/>
            <w:noWrap/>
            <w:vAlign w:val="center"/>
          </w:tcPr>
          <w:p w14:paraId="07437A69" w14:textId="77777777" w:rsidR="00DE41B5" w:rsidRPr="002811DB" w:rsidRDefault="00DE41B5" w:rsidP="005A74F8">
            <w:pPr>
              <w:rPr>
                <w:color w:val="000000"/>
                <w:sz w:val="20"/>
                <w:szCs w:val="20"/>
              </w:rPr>
            </w:pPr>
            <w:r w:rsidRPr="002811DB">
              <w:rPr>
                <w:color w:val="000000"/>
                <w:sz w:val="20"/>
                <w:szCs w:val="20"/>
              </w:rPr>
              <w:t>SMOTE technique</w:t>
            </w:r>
          </w:p>
        </w:tc>
      </w:tr>
      <w:tr w:rsidR="00DE41B5" w:rsidRPr="002811DB" w14:paraId="750422CE" w14:textId="77777777" w:rsidTr="005A74F8">
        <w:trPr>
          <w:trHeight w:val="260"/>
        </w:trPr>
        <w:tc>
          <w:tcPr>
            <w:tcW w:w="1439" w:type="dxa"/>
            <w:tcBorders>
              <w:top w:val="single" w:sz="4" w:space="0" w:color="9BC2E6"/>
              <w:left w:val="nil"/>
              <w:bottom w:val="single" w:sz="4" w:space="0" w:color="9BC2E6"/>
              <w:right w:val="nil"/>
            </w:tcBorders>
            <w:shd w:val="clear" w:color="auto" w:fill="DDEBF7"/>
          </w:tcPr>
          <w:p w14:paraId="3AFC6009" w14:textId="77777777" w:rsidR="00DE41B5" w:rsidRPr="002811DB" w:rsidRDefault="00DE41B5" w:rsidP="005A74F8">
            <w:pPr>
              <w:rPr>
                <w:color w:val="000000"/>
                <w:sz w:val="22"/>
                <w:szCs w:val="22"/>
              </w:rPr>
            </w:pPr>
            <w:r w:rsidRPr="002811DB">
              <w:rPr>
                <w:color w:val="000000"/>
                <w:sz w:val="22"/>
                <w:szCs w:val="22"/>
              </w:rPr>
              <w:t>xgboost</w:t>
            </w:r>
          </w:p>
        </w:tc>
        <w:tc>
          <w:tcPr>
            <w:tcW w:w="1162" w:type="dxa"/>
            <w:tcBorders>
              <w:top w:val="single" w:sz="4" w:space="0" w:color="9BC2E6"/>
              <w:left w:val="nil"/>
              <w:bottom w:val="single" w:sz="4" w:space="0" w:color="9BC2E6"/>
              <w:right w:val="nil"/>
            </w:tcBorders>
            <w:shd w:val="clear" w:color="auto" w:fill="DDEBF7"/>
            <w:vAlign w:val="center"/>
          </w:tcPr>
          <w:p w14:paraId="7EFCFCA0" w14:textId="77777777" w:rsidR="00DE41B5" w:rsidRPr="002811DB" w:rsidRDefault="00DE41B5" w:rsidP="005A74F8">
            <w:pPr>
              <w:rPr>
                <w:color w:val="000000"/>
                <w:sz w:val="20"/>
                <w:szCs w:val="20"/>
              </w:rPr>
            </w:pPr>
            <w:r w:rsidRPr="002811DB">
              <w:rPr>
                <w:color w:val="000000"/>
                <w:sz w:val="20"/>
                <w:szCs w:val="20"/>
              </w:rPr>
              <w:t>0.90.0.2</w:t>
            </w:r>
          </w:p>
        </w:tc>
        <w:tc>
          <w:tcPr>
            <w:tcW w:w="6903" w:type="dxa"/>
            <w:tcBorders>
              <w:top w:val="single" w:sz="4" w:space="0" w:color="9BC2E6"/>
              <w:left w:val="nil"/>
              <w:bottom w:val="single" w:sz="4" w:space="0" w:color="9BC2E6"/>
              <w:right w:val="nil"/>
            </w:tcBorders>
            <w:shd w:val="clear" w:color="auto" w:fill="DDEBF7"/>
            <w:noWrap/>
            <w:vAlign w:val="center"/>
          </w:tcPr>
          <w:p w14:paraId="4A7491A4" w14:textId="77777777" w:rsidR="00DE41B5" w:rsidRPr="002811DB" w:rsidRDefault="00DE41B5" w:rsidP="005A74F8">
            <w:pPr>
              <w:rPr>
                <w:color w:val="000000"/>
                <w:sz w:val="20"/>
                <w:szCs w:val="20"/>
              </w:rPr>
            </w:pPr>
            <w:r w:rsidRPr="002811DB">
              <w:rPr>
                <w:color w:val="000000"/>
                <w:sz w:val="20"/>
                <w:szCs w:val="20"/>
              </w:rPr>
              <w:t>xGboost classifier function</w:t>
            </w:r>
          </w:p>
        </w:tc>
      </w:tr>
      <w:tr w:rsidR="00DE41B5" w:rsidRPr="002811DB" w14:paraId="1D19FA2A"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3AB83E0F" w14:textId="77777777" w:rsidR="00DE41B5" w:rsidRPr="002811DB" w:rsidRDefault="00DE41B5" w:rsidP="005A74F8">
            <w:pPr>
              <w:rPr>
                <w:color w:val="000000"/>
                <w:sz w:val="22"/>
                <w:szCs w:val="22"/>
              </w:rPr>
            </w:pPr>
            <w:r w:rsidRPr="002811DB">
              <w:rPr>
                <w:color w:val="000000"/>
                <w:sz w:val="22"/>
                <w:szCs w:val="22"/>
              </w:rPr>
              <w:t>bnclassify</w:t>
            </w:r>
          </w:p>
        </w:tc>
        <w:tc>
          <w:tcPr>
            <w:tcW w:w="1162" w:type="dxa"/>
            <w:tcBorders>
              <w:top w:val="single" w:sz="4" w:space="0" w:color="9BC2E6"/>
              <w:left w:val="nil"/>
              <w:bottom w:val="single" w:sz="4" w:space="0" w:color="9BC2E6"/>
              <w:right w:val="nil"/>
            </w:tcBorders>
            <w:shd w:val="clear" w:color="auto" w:fill="auto"/>
            <w:vAlign w:val="center"/>
          </w:tcPr>
          <w:p w14:paraId="49319DCA" w14:textId="77777777" w:rsidR="00DE41B5" w:rsidRPr="002811DB" w:rsidRDefault="00DE41B5" w:rsidP="005A74F8">
            <w:pPr>
              <w:rPr>
                <w:color w:val="000000"/>
                <w:sz w:val="20"/>
                <w:szCs w:val="20"/>
              </w:rPr>
            </w:pPr>
            <w:r w:rsidRPr="002811DB">
              <w:rPr>
                <w:color w:val="000000"/>
                <w:sz w:val="20"/>
                <w:szCs w:val="20"/>
              </w:rPr>
              <w:t>0.4.2</w:t>
            </w:r>
          </w:p>
        </w:tc>
        <w:tc>
          <w:tcPr>
            <w:tcW w:w="6903" w:type="dxa"/>
            <w:tcBorders>
              <w:top w:val="single" w:sz="4" w:space="0" w:color="9BC2E6"/>
              <w:left w:val="nil"/>
              <w:bottom w:val="single" w:sz="4" w:space="0" w:color="9BC2E6"/>
              <w:right w:val="nil"/>
            </w:tcBorders>
            <w:shd w:val="clear" w:color="auto" w:fill="auto"/>
            <w:noWrap/>
            <w:vAlign w:val="center"/>
          </w:tcPr>
          <w:p w14:paraId="0F7F2E25" w14:textId="77777777" w:rsidR="00DE41B5" w:rsidRPr="002811DB" w:rsidRDefault="00DE41B5" w:rsidP="005A74F8">
            <w:pPr>
              <w:rPr>
                <w:color w:val="000000"/>
                <w:sz w:val="20"/>
                <w:szCs w:val="20"/>
              </w:rPr>
            </w:pPr>
            <w:r w:rsidRPr="002811DB">
              <w:rPr>
                <w:color w:val="000000"/>
                <w:sz w:val="20"/>
                <w:szCs w:val="20"/>
              </w:rPr>
              <w:t>Naïve Bayes classifier function</w:t>
            </w:r>
          </w:p>
        </w:tc>
      </w:tr>
      <w:tr w:rsidR="00DE41B5" w:rsidRPr="002811DB" w14:paraId="3EEAB362" w14:textId="77777777" w:rsidTr="005A74F8">
        <w:trPr>
          <w:trHeight w:val="260"/>
        </w:trPr>
        <w:tc>
          <w:tcPr>
            <w:tcW w:w="1439" w:type="dxa"/>
            <w:tcBorders>
              <w:top w:val="single" w:sz="4" w:space="0" w:color="9BC2E6"/>
              <w:left w:val="nil"/>
              <w:bottom w:val="single" w:sz="4" w:space="0" w:color="9BC2E6"/>
              <w:right w:val="nil"/>
            </w:tcBorders>
            <w:shd w:val="clear" w:color="auto" w:fill="DDEBF7"/>
          </w:tcPr>
          <w:p w14:paraId="089EE3FE" w14:textId="77777777" w:rsidR="00DE41B5" w:rsidRPr="002811DB" w:rsidRDefault="00DE41B5" w:rsidP="005A74F8">
            <w:pPr>
              <w:rPr>
                <w:color w:val="000000"/>
                <w:sz w:val="22"/>
                <w:szCs w:val="22"/>
              </w:rPr>
            </w:pPr>
            <w:r w:rsidRPr="002811DB">
              <w:rPr>
                <w:color w:val="000000"/>
                <w:sz w:val="22"/>
                <w:szCs w:val="22"/>
              </w:rPr>
              <w:t>randomForest</w:t>
            </w:r>
          </w:p>
        </w:tc>
        <w:tc>
          <w:tcPr>
            <w:tcW w:w="1162" w:type="dxa"/>
            <w:tcBorders>
              <w:top w:val="single" w:sz="4" w:space="0" w:color="9BC2E6"/>
              <w:left w:val="nil"/>
              <w:bottom w:val="single" w:sz="4" w:space="0" w:color="9BC2E6"/>
              <w:right w:val="nil"/>
            </w:tcBorders>
            <w:shd w:val="clear" w:color="auto" w:fill="DDEBF7"/>
            <w:vAlign w:val="center"/>
          </w:tcPr>
          <w:p w14:paraId="529D4CBB" w14:textId="77777777" w:rsidR="00DE41B5" w:rsidRPr="002811DB" w:rsidRDefault="00DE41B5" w:rsidP="005A74F8">
            <w:pPr>
              <w:rPr>
                <w:color w:val="000000"/>
                <w:sz w:val="20"/>
                <w:szCs w:val="20"/>
              </w:rPr>
            </w:pPr>
            <w:r w:rsidRPr="002811DB">
              <w:rPr>
                <w:color w:val="000000"/>
                <w:sz w:val="20"/>
                <w:szCs w:val="20"/>
              </w:rPr>
              <w:t>4.6-14</w:t>
            </w:r>
          </w:p>
        </w:tc>
        <w:tc>
          <w:tcPr>
            <w:tcW w:w="6903" w:type="dxa"/>
            <w:tcBorders>
              <w:top w:val="single" w:sz="4" w:space="0" w:color="9BC2E6"/>
              <w:left w:val="nil"/>
              <w:bottom w:val="single" w:sz="4" w:space="0" w:color="9BC2E6"/>
              <w:right w:val="nil"/>
            </w:tcBorders>
            <w:shd w:val="clear" w:color="auto" w:fill="DDEBF7"/>
            <w:noWrap/>
            <w:vAlign w:val="center"/>
          </w:tcPr>
          <w:p w14:paraId="77958A61" w14:textId="77777777" w:rsidR="00DE41B5" w:rsidRPr="002811DB" w:rsidRDefault="00DE41B5" w:rsidP="005A74F8">
            <w:pPr>
              <w:rPr>
                <w:color w:val="000000"/>
                <w:sz w:val="20"/>
                <w:szCs w:val="20"/>
              </w:rPr>
            </w:pPr>
            <w:r w:rsidRPr="002811DB">
              <w:rPr>
                <w:color w:val="000000"/>
                <w:sz w:val="20"/>
                <w:szCs w:val="20"/>
              </w:rPr>
              <w:t>Random Forest classifier function</w:t>
            </w:r>
          </w:p>
        </w:tc>
      </w:tr>
      <w:tr w:rsidR="00DE41B5" w:rsidRPr="002811DB" w14:paraId="696A3A44" w14:textId="77777777" w:rsidTr="005A74F8">
        <w:trPr>
          <w:trHeight w:val="260"/>
        </w:trPr>
        <w:tc>
          <w:tcPr>
            <w:tcW w:w="1439" w:type="dxa"/>
            <w:tcBorders>
              <w:top w:val="single" w:sz="4" w:space="0" w:color="9BC2E6"/>
              <w:left w:val="nil"/>
              <w:bottom w:val="single" w:sz="4" w:space="0" w:color="9BC2E6"/>
              <w:right w:val="nil"/>
            </w:tcBorders>
            <w:shd w:val="clear" w:color="auto" w:fill="auto"/>
          </w:tcPr>
          <w:p w14:paraId="4CF09217" w14:textId="77777777" w:rsidR="00DE41B5" w:rsidRPr="002811DB" w:rsidRDefault="00DE41B5" w:rsidP="005A74F8">
            <w:pPr>
              <w:rPr>
                <w:color w:val="000000"/>
                <w:sz w:val="22"/>
                <w:szCs w:val="22"/>
              </w:rPr>
            </w:pPr>
            <w:r w:rsidRPr="002811DB">
              <w:rPr>
                <w:color w:val="000000"/>
                <w:sz w:val="22"/>
                <w:szCs w:val="22"/>
              </w:rPr>
              <w:t>magick</w:t>
            </w:r>
          </w:p>
        </w:tc>
        <w:tc>
          <w:tcPr>
            <w:tcW w:w="1162" w:type="dxa"/>
            <w:tcBorders>
              <w:top w:val="single" w:sz="4" w:space="0" w:color="9BC2E6"/>
              <w:left w:val="nil"/>
              <w:bottom w:val="single" w:sz="4" w:space="0" w:color="9BC2E6"/>
              <w:right w:val="nil"/>
            </w:tcBorders>
            <w:shd w:val="clear" w:color="auto" w:fill="auto"/>
            <w:vAlign w:val="center"/>
          </w:tcPr>
          <w:p w14:paraId="44214DE1" w14:textId="77777777" w:rsidR="00DE41B5" w:rsidRPr="002811DB" w:rsidRDefault="00DE41B5" w:rsidP="005A74F8">
            <w:pPr>
              <w:rPr>
                <w:color w:val="000000"/>
                <w:sz w:val="20"/>
                <w:szCs w:val="20"/>
              </w:rPr>
            </w:pPr>
            <w:r w:rsidRPr="002811DB">
              <w:rPr>
                <w:color w:val="000000"/>
                <w:sz w:val="20"/>
                <w:szCs w:val="20"/>
              </w:rPr>
              <w:t>2.1</w:t>
            </w:r>
          </w:p>
        </w:tc>
        <w:tc>
          <w:tcPr>
            <w:tcW w:w="6903" w:type="dxa"/>
            <w:tcBorders>
              <w:top w:val="single" w:sz="4" w:space="0" w:color="9BC2E6"/>
              <w:left w:val="nil"/>
              <w:bottom w:val="single" w:sz="4" w:space="0" w:color="9BC2E6"/>
              <w:right w:val="nil"/>
            </w:tcBorders>
            <w:shd w:val="clear" w:color="auto" w:fill="auto"/>
            <w:noWrap/>
            <w:vAlign w:val="center"/>
          </w:tcPr>
          <w:p w14:paraId="4CB57C31" w14:textId="77777777" w:rsidR="00DE41B5" w:rsidRPr="002811DB" w:rsidRDefault="00DE41B5" w:rsidP="005A74F8">
            <w:pPr>
              <w:rPr>
                <w:color w:val="000000"/>
                <w:sz w:val="20"/>
                <w:szCs w:val="20"/>
              </w:rPr>
            </w:pPr>
            <w:r w:rsidRPr="002811DB">
              <w:rPr>
                <w:color w:val="000000"/>
                <w:sz w:val="20"/>
                <w:szCs w:val="20"/>
              </w:rPr>
              <w:t>Graphics and image processing</w:t>
            </w:r>
          </w:p>
        </w:tc>
      </w:tr>
      <w:tr w:rsidR="00DE41B5" w:rsidRPr="002811DB" w14:paraId="2B17C1FC" w14:textId="77777777" w:rsidTr="00DE41B5">
        <w:trPr>
          <w:trHeight w:val="260"/>
        </w:trPr>
        <w:tc>
          <w:tcPr>
            <w:tcW w:w="1439" w:type="dxa"/>
            <w:tcBorders>
              <w:top w:val="single" w:sz="4" w:space="0" w:color="9BC2E6"/>
              <w:left w:val="nil"/>
              <w:bottom w:val="single" w:sz="4" w:space="0" w:color="9BC2E6"/>
              <w:right w:val="nil"/>
            </w:tcBorders>
            <w:shd w:val="clear" w:color="auto" w:fill="E6EDF1" w:themeFill="accent4" w:themeFillTint="33"/>
          </w:tcPr>
          <w:p w14:paraId="2B4A3412" w14:textId="77777777" w:rsidR="00DE41B5" w:rsidRPr="002811DB" w:rsidRDefault="00DE41B5" w:rsidP="005A74F8">
            <w:pPr>
              <w:rPr>
                <w:color w:val="000000"/>
                <w:sz w:val="22"/>
                <w:szCs w:val="22"/>
              </w:rPr>
            </w:pPr>
            <w:r>
              <w:rPr>
                <w:color w:val="000000"/>
                <w:sz w:val="22"/>
                <w:szCs w:val="22"/>
              </w:rPr>
              <w:t>reader</w:t>
            </w:r>
          </w:p>
        </w:tc>
        <w:tc>
          <w:tcPr>
            <w:tcW w:w="1162" w:type="dxa"/>
            <w:tcBorders>
              <w:top w:val="single" w:sz="4" w:space="0" w:color="9BC2E6"/>
              <w:left w:val="nil"/>
              <w:bottom w:val="single" w:sz="4" w:space="0" w:color="9BC2E6"/>
              <w:right w:val="nil"/>
            </w:tcBorders>
            <w:shd w:val="clear" w:color="auto" w:fill="E6EDF1" w:themeFill="accent4" w:themeFillTint="33"/>
            <w:vAlign w:val="center"/>
          </w:tcPr>
          <w:p w14:paraId="58BC698F" w14:textId="77777777" w:rsidR="00DE41B5" w:rsidRPr="002811DB" w:rsidRDefault="00DE41B5" w:rsidP="005A74F8">
            <w:pPr>
              <w:rPr>
                <w:color w:val="000000"/>
                <w:sz w:val="20"/>
                <w:szCs w:val="20"/>
              </w:rPr>
            </w:pPr>
            <w:r>
              <w:rPr>
                <w:color w:val="000000"/>
                <w:sz w:val="20"/>
                <w:szCs w:val="20"/>
              </w:rPr>
              <w:t>1.3.1</w:t>
            </w:r>
          </w:p>
        </w:tc>
        <w:tc>
          <w:tcPr>
            <w:tcW w:w="6903" w:type="dxa"/>
            <w:tcBorders>
              <w:top w:val="single" w:sz="4" w:space="0" w:color="9BC2E6"/>
              <w:left w:val="nil"/>
              <w:bottom w:val="single" w:sz="4" w:space="0" w:color="9BC2E6"/>
              <w:right w:val="nil"/>
            </w:tcBorders>
            <w:shd w:val="clear" w:color="auto" w:fill="E6EDF1" w:themeFill="accent4" w:themeFillTint="33"/>
            <w:noWrap/>
            <w:vAlign w:val="center"/>
          </w:tcPr>
          <w:p w14:paraId="4F2A76AE" w14:textId="77777777" w:rsidR="00DE41B5" w:rsidRPr="002811DB" w:rsidRDefault="00DE41B5" w:rsidP="005A74F8">
            <w:pPr>
              <w:rPr>
                <w:color w:val="000000"/>
                <w:sz w:val="20"/>
                <w:szCs w:val="20"/>
              </w:rPr>
            </w:pPr>
            <w:r>
              <w:rPr>
                <w:color w:val="000000"/>
                <w:sz w:val="20"/>
                <w:szCs w:val="20"/>
              </w:rPr>
              <w:t>Reading rectangular text data</w:t>
            </w:r>
          </w:p>
        </w:tc>
      </w:tr>
      <w:tr w:rsidR="005B2022" w:rsidRPr="002811DB" w14:paraId="7BDB2D99" w14:textId="77777777" w:rsidTr="00DE41B5">
        <w:trPr>
          <w:trHeight w:val="260"/>
        </w:trPr>
        <w:tc>
          <w:tcPr>
            <w:tcW w:w="1439" w:type="dxa"/>
            <w:tcBorders>
              <w:top w:val="single" w:sz="4" w:space="0" w:color="9BC2E6"/>
              <w:left w:val="nil"/>
              <w:bottom w:val="single" w:sz="4" w:space="0" w:color="9BC2E6"/>
              <w:right w:val="nil"/>
            </w:tcBorders>
            <w:shd w:val="clear" w:color="auto" w:fill="E6EDF1" w:themeFill="accent4" w:themeFillTint="33"/>
          </w:tcPr>
          <w:p w14:paraId="3849DF9F" w14:textId="747D45E1" w:rsidR="005B2022" w:rsidRDefault="005B2022" w:rsidP="005A74F8">
            <w:pPr>
              <w:rPr>
                <w:color w:val="000000"/>
                <w:sz w:val="22"/>
                <w:szCs w:val="22"/>
              </w:rPr>
            </w:pPr>
            <w:r>
              <w:rPr>
                <w:color w:val="000000"/>
                <w:sz w:val="22"/>
                <w:szCs w:val="22"/>
              </w:rPr>
              <w:t>rjson</w:t>
            </w:r>
          </w:p>
        </w:tc>
        <w:tc>
          <w:tcPr>
            <w:tcW w:w="1162" w:type="dxa"/>
            <w:tcBorders>
              <w:top w:val="single" w:sz="4" w:space="0" w:color="9BC2E6"/>
              <w:left w:val="nil"/>
              <w:bottom w:val="single" w:sz="4" w:space="0" w:color="9BC2E6"/>
              <w:right w:val="nil"/>
            </w:tcBorders>
            <w:shd w:val="clear" w:color="auto" w:fill="E6EDF1" w:themeFill="accent4" w:themeFillTint="33"/>
            <w:vAlign w:val="center"/>
          </w:tcPr>
          <w:p w14:paraId="0514B21A" w14:textId="77777777" w:rsidR="005B2022" w:rsidRDefault="005B2022" w:rsidP="005A74F8">
            <w:pPr>
              <w:rPr>
                <w:color w:val="000000"/>
                <w:sz w:val="20"/>
                <w:szCs w:val="20"/>
              </w:rPr>
            </w:pPr>
          </w:p>
        </w:tc>
        <w:tc>
          <w:tcPr>
            <w:tcW w:w="6903" w:type="dxa"/>
            <w:tcBorders>
              <w:top w:val="single" w:sz="4" w:space="0" w:color="9BC2E6"/>
              <w:left w:val="nil"/>
              <w:bottom w:val="single" w:sz="4" w:space="0" w:color="9BC2E6"/>
              <w:right w:val="nil"/>
            </w:tcBorders>
            <w:shd w:val="clear" w:color="auto" w:fill="E6EDF1" w:themeFill="accent4" w:themeFillTint="33"/>
            <w:noWrap/>
            <w:vAlign w:val="center"/>
          </w:tcPr>
          <w:p w14:paraId="06015309" w14:textId="78ABD2C7" w:rsidR="005B2022" w:rsidRDefault="005B2022" w:rsidP="005A74F8">
            <w:pPr>
              <w:rPr>
                <w:color w:val="000000"/>
                <w:sz w:val="20"/>
                <w:szCs w:val="20"/>
              </w:rPr>
            </w:pPr>
            <w:r>
              <w:rPr>
                <w:color w:val="000000"/>
                <w:sz w:val="20"/>
                <w:szCs w:val="20"/>
              </w:rPr>
              <w:t>Read JSON files</w:t>
            </w:r>
            <w:bookmarkStart w:id="258" w:name="_GoBack"/>
            <w:bookmarkEnd w:id="258"/>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2159CA17" w:rsidR="00604539" w:rsidRDefault="00AE0235" w:rsidP="00604539">
      <w:pPr>
        <w:pStyle w:val="Heading1"/>
      </w:pPr>
      <w:bookmarkStart w:id="259" w:name="_Toc23253985"/>
      <w:r>
        <w:lastRenderedPageBreak/>
        <w:t>Appendix B</w:t>
      </w:r>
      <w:r w:rsidR="00604539">
        <w:t>. Actual Taking Leave Data</w:t>
      </w:r>
      <w:r w:rsidR="00AC2A68">
        <w:t>, 2012-2016</w:t>
      </w:r>
      <w:r w:rsidR="00CA26D0">
        <w:t xml:space="preserve"> Annual Average</w:t>
      </w:r>
      <w:bookmarkEnd w:id="259"/>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5B2022" w:rsidP="00604539">
            <w:pPr>
              <w:jc w:val="left"/>
              <w:rPr>
                <w:rFonts w:ascii="Calibri" w:hAnsi="Calibri" w:cs="Calibri"/>
                <w:color w:val="000000"/>
                <w:sz w:val="22"/>
                <w:szCs w:val="22"/>
              </w:rPr>
            </w:pPr>
            <w:hyperlink r:id="rId40"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5B2022" w:rsidP="00604539">
            <w:pPr>
              <w:jc w:val="left"/>
              <w:rPr>
                <w:rFonts w:ascii="Calibri" w:hAnsi="Calibri" w:cs="Calibri"/>
                <w:color w:val="000000"/>
                <w:sz w:val="22"/>
                <w:szCs w:val="22"/>
              </w:rPr>
            </w:pPr>
            <w:hyperlink r:id="rId41"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5B2022" w:rsidP="00604539">
            <w:pPr>
              <w:jc w:val="left"/>
              <w:rPr>
                <w:rFonts w:ascii="Calibri" w:hAnsi="Calibri" w:cs="Calibri"/>
                <w:color w:val="0563C1"/>
                <w:sz w:val="22"/>
                <w:szCs w:val="22"/>
                <w:u w:val="single"/>
              </w:rPr>
            </w:pPr>
            <w:hyperlink r:id="rId42"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5B2022" w:rsidP="00604539">
            <w:pPr>
              <w:jc w:val="left"/>
              <w:rPr>
                <w:rFonts w:ascii="Calibri" w:hAnsi="Calibri" w:cs="Calibri"/>
                <w:color w:val="0563C1"/>
                <w:sz w:val="22"/>
                <w:szCs w:val="22"/>
                <w:u w:val="single"/>
              </w:rPr>
            </w:pPr>
            <w:hyperlink r:id="rId43"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5B2022" w:rsidP="00604539">
            <w:pPr>
              <w:jc w:val="left"/>
              <w:rPr>
                <w:rFonts w:ascii="Calibri" w:hAnsi="Calibri" w:cs="Calibri"/>
                <w:color w:val="0563C1"/>
                <w:sz w:val="22"/>
                <w:szCs w:val="22"/>
                <w:u w:val="single"/>
              </w:rPr>
            </w:pPr>
            <w:hyperlink r:id="rId44"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4" w:author="Jessica Smith" w:date="2020-02-03T16:22:00Z" w:initials="JS">
    <w:p w14:paraId="669BE958" w14:textId="6391A9A1" w:rsidR="005B2022" w:rsidRDefault="005B2022">
      <w:pPr>
        <w:pStyle w:val="CommentText"/>
      </w:pPr>
      <w:r>
        <w:rPr>
          <w:rStyle w:val="CommentReference"/>
        </w:rPr>
        <w:annotationRef/>
      </w:r>
      <w:r w:rsidRPr="00070BDA">
        <w:rPr>
          <w:highlight w:val="yellow"/>
        </w:rPr>
        <w:t>Luke – Should we add this here?</w:t>
      </w:r>
      <w:r>
        <w:t xml:space="preserve"> Please confirm this is the correct characterization.</w:t>
      </w:r>
    </w:p>
  </w:comment>
  <w:comment w:id="146" w:author="Luke Patterson" w:date="2020-02-12T10:41:00Z" w:initials="LP">
    <w:p w14:paraId="60C3E810" w14:textId="68CEEFE2" w:rsidR="005B2022" w:rsidRDefault="005B2022">
      <w:pPr>
        <w:pStyle w:val="CommentText"/>
      </w:pPr>
      <w:r>
        <w:rPr>
          <w:rStyle w:val="CommentReference"/>
        </w:rPr>
        <w:annotationRef/>
      </w:r>
      <w:r>
        <w:t>Add mention of insufficient sample size warnings</w:t>
      </w:r>
    </w:p>
  </w:comment>
  <w:comment w:id="150" w:author="Jessica Smith" w:date="2020-02-03T16:43:00Z" w:initials="JS">
    <w:p w14:paraId="28445237" w14:textId="26CD018A" w:rsidR="005B2022" w:rsidRDefault="005B2022">
      <w:pPr>
        <w:pStyle w:val="CommentText"/>
      </w:pPr>
      <w:r>
        <w:rPr>
          <w:rStyle w:val="CommentReference"/>
        </w:rPr>
        <w:annotationRef/>
      </w:r>
    </w:p>
  </w:comment>
  <w:comment w:id="164" w:author="Jessica Smith" w:date="2020-01-24T13:31:00Z" w:initials="JS">
    <w:p w14:paraId="54598989" w14:textId="1A198315" w:rsidR="005B2022" w:rsidRDefault="005B2022" w:rsidP="004A67B3">
      <w:pPr>
        <w:pStyle w:val="CommentText"/>
      </w:pPr>
      <w:r w:rsidRPr="004A67B3">
        <w:rPr>
          <w:rStyle w:val="CommentReference"/>
          <w:highlight w:val="yellow"/>
        </w:rPr>
        <w:annotationRef/>
      </w:r>
      <w:r w:rsidRPr="004A67B3">
        <w:rPr>
          <w:highlight w:val="yellow"/>
        </w:rPr>
        <w:t>Don’t know what this will be called</w:t>
      </w:r>
      <w:r>
        <w:rPr>
          <w:highlight w:val="yellow"/>
        </w:rPr>
        <w:t xml:space="preserve"> or where it will go in the document</w:t>
      </w:r>
      <w:r w:rsidRPr="004A67B3">
        <w:rPr>
          <w:highlight w:val="yellow"/>
        </w:rPr>
        <w:t>.</w:t>
      </w:r>
      <w:r>
        <w:t xml:space="preserve"> Does this even make sense as a separate function?</w:t>
      </w:r>
    </w:p>
  </w:comment>
  <w:comment w:id="167" w:author="Jessica Smith" w:date="2020-02-03T16:46:00Z" w:initials="JS">
    <w:p w14:paraId="09FE30BA" w14:textId="77777777" w:rsidR="005B2022" w:rsidRDefault="005B2022" w:rsidP="004A67B3">
      <w:pPr>
        <w:pStyle w:val="ListParagraph"/>
        <w:numPr>
          <w:ilvl w:val="0"/>
          <w:numId w:val="24"/>
        </w:numPr>
        <w:spacing w:before="240" w:after="160" w:line="259" w:lineRule="auto"/>
        <w:jc w:val="left"/>
      </w:pPr>
      <w:r>
        <w:rPr>
          <w:rStyle w:val="CommentReference"/>
        </w:rPr>
        <w:annotationRef/>
      </w:r>
      <w:r w:rsidRPr="00FA5147">
        <w:rPr>
          <w:b/>
        </w:rPr>
        <w:t xml:space="preserve">Payroll Tax Rate. </w:t>
      </w:r>
      <w:r>
        <w:t>The user must input</w:t>
      </w:r>
      <w:r w:rsidRPr="0028203C">
        <w:t xml:space="preserve"> </w:t>
      </w:r>
      <w:r>
        <w:t xml:space="preserve">a desired </w:t>
      </w:r>
      <w:r w:rsidRPr="0028203C">
        <w:t>payroll tax rate</w:t>
      </w:r>
      <w:r>
        <w:t>.</w:t>
      </w:r>
    </w:p>
    <w:p w14:paraId="77A00EE2" w14:textId="77777777" w:rsidR="005B2022" w:rsidRPr="00FA5147" w:rsidRDefault="005B2022" w:rsidP="004A67B3">
      <w:pPr>
        <w:pStyle w:val="ListParagraph"/>
        <w:spacing w:after="160" w:line="259" w:lineRule="auto"/>
        <w:ind w:left="900"/>
      </w:pPr>
    </w:p>
    <w:p w14:paraId="5267E099" w14:textId="77777777" w:rsidR="005B2022" w:rsidRPr="00722085" w:rsidRDefault="005B2022" w:rsidP="004A67B3">
      <w:pPr>
        <w:pStyle w:val="ListParagraph"/>
        <w:numPr>
          <w:ilvl w:val="0"/>
          <w:numId w:val="24"/>
        </w:numPr>
        <w:spacing w:before="240" w:after="240" w:line="300" w:lineRule="auto"/>
        <w:contextualSpacing w:val="0"/>
        <w:jc w:val="left"/>
        <w:rPr>
          <w:b/>
        </w:rPr>
      </w:pPr>
      <w:r>
        <w:rPr>
          <w:b/>
          <w:highlight w:val="yellow"/>
        </w:rPr>
        <w:t xml:space="preserve">Maximum taxable earnings </w:t>
      </w:r>
      <w:r w:rsidRPr="000E115B">
        <w:rPr>
          <w:highlight w:val="yellow"/>
        </w:rPr>
        <w:t>(</w:t>
      </w:r>
      <w:r w:rsidRPr="00F255F5">
        <w:rPr>
          <w:highlight w:val="yellow"/>
        </w:rPr>
        <w:t>per person</w:t>
      </w:r>
      <w:r>
        <w:rPr>
          <w:highlight w:val="yellow"/>
        </w:rPr>
        <w:t>)</w:t>
      </w:r>
      <w:r w:rsidRPr="00F255F5">
        <w:rPr>
          <w:highlight w:val="yellow"/>
        </w:rPr>
        <w:t>.</w:t>
      </w:r>
      <w:r w:rsidRPr="00F255F5">
        <w:t xml:space="preserve"> </w:t>
      </w:r>
      <w:r>
        <w:t>If desired, the user can populate the maximum amount of earnings that will be taxed per person per year. For example, if the user enters $100,000 as the maximum taxable earnings, only earnings up to $100,000 per person will be taxed.</w:t>
      </w:r>
    </w:p>
    <w:p w14:paraId="76202804" w14:textId="77777777" w:rsidR="005B2022" w:rsidRDefault="005B2022" w:rsidP="004A67B3">
      <w:pPr>
        <w:pStyle w:val="CommentText"/>
      </w:pPr>
    </w:p>
  </w:comment>
  <w:comment w:id="174" w:author="Jessica Smith" w:date="2020-01-24T13:54:00Z" w:initials="JS">
    <w:p w14:paraId="4AAC2ADF" w14:textId="77777777" w:rsidR="005B2022" w:rsidRDefault="005B2022" w:rsidP="004A67B3">
      <w:pPr>
        <w:pStyle w:val="CommentText"/>
      </w:pPr>
      <w:r>
        <w:rPr>
          <w:rStyle w:val="CommentReference"/>
        </w:rPr>
        <w:annotationRef/>
      </w:r>
      <w:r>
        <w:t>Should we name a specific function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69BE958" w15:done="0"/>
  <w15:commentEx w15:paraId="60C3E810" w15:done="0"/>
  <w15:commentEx w15:paraId="28445237" w15:done="0"/>
  <w15:commentEx w15:paraId="54598989" w15:done="0"/>
  <w15:commentEx w15:paraId="76202804" w15:done="0"/>
  <w15:commentEx w15:paraId="4AAC2AD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7E21A2" w14:textId="77777777" w:rsidR="00C962B9" w:rsidRDefault="00C962B9" w:rsidP="00A80E5D">
      <w:r>
        <w:separator/>
      </w:r>
    </w:p>
  </w:endnote>
  <w:endnote w:type="continuationSeparator" w:id="0">
    <w:p w14:paraId="1478901B" w14:textId="77777777" w:rsidR="00C962B9" w:rsidRDefault="00C962B9" w:rsidP="00A80E5D">
      <w:r>
        <w:continuationSeparator/>
      </w:r>
    </w:p>
  </w:endnote>
  <w:endnote w:type="continuationNotice" w:id="1">
    <w:p w14:paraId="74B37055" w14:textId="77777777" w:rsidR="00C962B9" w:rsidRDefault="00C962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045843"/>
      <w:docPartObj>
        <w:docPartGallery w:val="Page Numbers (Bottom of Page)"/>
        <w:docPartUnique/>
      </w:docPartObj>
    </w:sdtPr>
    <w:sdtEndPr>
      <w:rPr>
        <w:noProof/>
      </w:rPr>
    </w:sdtEndPr>
    <w:sdtContent>
      <w:p w14:paraId="189268DB" w14:textId="6F55E248" w:rsidR="005B2022" w:rsidRDefault="005B2022">
        <w:pPr>
          <w:pStyle w:val="Footer"/>
          <w:jc w:val="right"/>
        </w:pPr>
        <w:r>
          <w:fldChar w:fldCharType="begin"/>
        </w:r>
        <w:r>
          <w:instrText xml:space="preserve"> PAGE   \* MERGEFORMAT </w:instrText>
        </w:r>
        <w:r>
          <w:fldChar w:fldCharType="separate"/>
        </w:r>
        <w:r w:rsidR="00FB2333">
          <w:rPr>
            <w:noProof/>
          </w:rPr>
          <w:t>64</w:t>
        </w:r>
        <w:r>
          <w:rPr>
            <w:noProof/>
          </w:rPr>
          <w:fldChar w:fldCharType="end"/>
        </w:r>
      </w:p>
    </w:sdtContent>
  </w:sdt>
  <w:p w14:paraId="43CD6323" w14:textId="77777777" w:rsidR="005B2022" w:rsidRPr="009B2C4E" w:rsidRDefault="005B2022"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E32C44" w14:textId="77777777" w:rsidR="00C962B9" w:rsidRDefault="00C962B9" w:rsidP="00A80E5D">
      <w:r>
        <w:separator/>
      </w:r>
    </w:p>
  </w:footnote>
  <w:footnote w:type="continuationSeparator" w:id="0">
    <w:p w14:paraId="10AE6F88" w14:textId="77777777" w:rsidR="00C962B9" w:rsidRDefault="00C962B9" w:rsidP="00A80E5D">
      <w:r>
        <w:continuationSeparator/>
      </w:r>
    </w:p>
  </w:footnote>
  <w:footnote w:type="continuationNotice" w:id="1">
    <w:p w14:paraId="12C52740" w14:textId="77777777" w:rsidR="00C962B9" w:rsidRDefault="00C962B9"/>
  </w:footnote>
  <w:footnote w:id="2">
    <w:p w14:paraId="4B89571A" w14:textId="77777777" w:rsidR="005B2022" w:rsidRDefault="005B2022"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3B2A10EF" w:rsidR="005B2022" w:rsidRDefault="005B2022" w:rsidP="00D70DE3">
      <w:pPr>
        <w:pStyle w:val="FootnoteText"/>
      </w:pPr>
      <w:hyperlink r:id="rId1" w:history="1">
        <w:r w:rsidRPr="007914F3">
          <w:rPr>
            <w:rStyle w:val="Hyperlink"/>
            <w:rFonts w:eastAsia="SimSun"/>
          </w:rPr>
          <w:t>https://www.bls.gov/ncs/ebs/benefits/2016/ownership/civilian/table32a.htm</w:t>
        </w:r>
      </w:hyperlink>
    </w:p>
  </w:footnote>
  <w:footnote w:id="3">
    <w:p w14:paraId="5F6EA5F7" w14:textId="77777777" w:rsidR="005B2022" w:rsidRDefault="005B2022"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7084D514" w:rsidR="005B2022" w:rsidRDefault="005B2022" w:rsidP="00D70DE3">
      <w:pPr>
        <w:autoSpaceDE w:val="0"/>
        <w:autoSpaceDN w:val="0"/>
        <w:adjustRightInd w:val="0"/>
      </w:pPr>
      <w:hyperlink r:id="rId2" w:history="1">
        <w:r w:rsidRPr="007914F3">
          <w:rPr>
            <w:rStyle w:val="Hyperlink"/>
            <w:rFonts w:eastAsia="SimSun"/>
            <w:sz w:val="20"/>
            <w:szCs w:val="20"/>
          </w:rPr>
          <w:t>https://www.dol.gov/wb/media/paidleavegrants.htm</w:t>
        </w:r>
      </w:hyperlink>
      <w:r>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5B2022" w:rsidRDefault="005B2022">
      <w:pPr>
        <w:pStyle w:val="FootnoteText"/>
      </w:pPr>
      <w:r>
        <w:rPr>
          <w:rStyle w:val="FootnoteReference"/>
        </w:rPr>
        <w:footnoteRef/>
      </w:r>
      <w:r>
        <w:t xml:space="preserve"> This model uses data from the latest wave from 2012. DOL conducted two previous waves in 2000 and 1995 as well.</w:t>
      </w:r>
    </w:p>
  </w:footnote>
  <w:footnote w:id="5">
    <w:p w14:paraId="5369A74E" w14:textId="17462FE6" w:rsidR="005B2022" w:rsidRDefault="005B2022">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6">
    <w:p w14:paraId="0B9EADCA" w14:textId="77777777" w:rsidR="005B2022" w:rsidRDefault="005B2022" w:rsidP="007A5F10">
      <w:pPr>
        <w:pStyle w:val="FootnoteText"/>
        <w:rPr>
          <w:ins w:id="107" w:author="Jessica Smith" w:date="2020-01-23T16:22:00Z"/>
        </w:rPr>
      </w:pPr>
      <w:ins w:id="108" w:author="Jessica Smith" w:date="2020-01-23T16:22:00Z">
        <w:r>
          <w:rPr>
            <w:rStyle w:val="FootnoteReference"/>
          </w:rPr>
          <w:footnoteRef/>
        </w:r>
        <w:r>
          <w:t xml:space="preserve"> </w:t>
        </w:r>
        <w:r w:rsidRPr="00D87DB9">
          <w:rPr>
            <w:rFonts w:cs="Arial"/>
          </w:rPr>
          <w:t xml:space="preserve">The specifics of PFML programs vary across states but these programs generally provide partial wage reimbursement for a set number of weeks in the leave categories covered under the Family and Medical Leave Act of 1993. Source: </w:t>
        </w:r>
        <w:r w:rsidRPr="00D87DB9">
          <w:t>United States Department of Labor Wage and Hour Division. Family and Medical Leave Act. Retrieved</w:t>
        </w:r>
        <w:r>
          <w:t xml:space="preserve"> from </w:t>
        </w:r>
        <w:r w:rsidRPr="008947DE">
          <w:t>https://www.dol.gov/whd/fmla/</w:t>
        </w:r>
      </w:ins>
    </w:p>
  </w:footnote>
  <w:footnote w:id="7">
    <w:p w14:paraId="5EA4E579" w14:textId="66E81BFA" w:rsidR="005B2022" w:rsidRDefault="005B2022">
      <w:pPr>
        <w:pStyle w:val="FootnoteText"/>
      </w:pPr>
      <w:r>
        <w:rPr>
          <w:rStyle w:val="FootnoteReference"/>
        </w:rPr>
        <w:footnoteRef/>
      </w:r>
      <w:r>
        <w:t xml:space="preserve"> Previous waves were conducted in 2000 and 1995. The full technical report from the 2012 wave is available here: </w:t>
      </w:r>
      <w:hyperlink r:id="rId3" w:history="1">
        <w:r w:rsidRPr="00F95D09">
          <w:rPr>
            <w:rStyle w:val="Hyperlink"/>
          </w:rPr>
          <w:t>https://www.dol.gov/asp/evaluation/fmla/FMLA-2012-Technical-Report.pdf</w:t>
        </w:r>
      </w:hyperlink>
      <w:r>
        <w:t xml:space="preserve"> </w:t>
      </w:r>
    </w:p>
  </w:footnote>
  <w:footnote w:id="8">
    <w:p w14:paraId="6595B149" w14:textId="77777777" w:rsidR="005B2022" w:rsidRDefault="005B2022"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9">
    <w:p w14:paraId="3ABF18B5" w14:textId="77777777" w:rsidR="005B2022" w:rsidRDefault="005B2022"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10">
    <w:p w14:paraId="5023B3C4" w14:textId="77777777" w:rsidR="005B2022" w:rsidRDefault="005B2022" w:rsidP="00417192">
      <w:pPr>
        <w:pStyle w:val="FootnoteText"/>
      </w:pPr>
      <w:r>
        <w:rPr>
          <w:rStyle w:val="FootnoteReference"/>
        </w:rPr>
        <w:footnoteRef/>
      </w:r>
      <w:r>
        <w:t xml:space="preserve"> Only 4 of 251 leave needer respondents indicated needing leave for four or more reasons in Q5b. </w:t>
      </w:r>
    </w:p>
  </w:footnote>
  <w:footnote w:id="11">
    <w:p w14:paraId="7603DCBF" w14:textId="45A6B774" w:rsidR="005B2022" w:rsidRDefault="005B2022" w:rsidP="00C865FC">
      <w:pPr>
        <w:pStyle w:val="FootnoteText"/>
      </w:pPr>
      <w:r>
        <w:rPr>
          <w:rStyle w:val="FootnoteReference"/>
        </w:rPr>
        <w:footnoteRef/>
      </w:r>
      <w:r>
        <w:t xml:space="preserve"> </w:t>
      </w:r>
      <w:r w:rsidRPr="00B725C7">
        <w:rPr>
          <w:color w:val="222222"/>
          <w:shd w:val="clear" w:color="auto" w:fill="FFFFFF"/>
        </w:rPr>
        <w:t>Clayton-Matthews, Alan, and Randy Albelda. "Description of the Albelda Clayton-Matthews/IWPR 2017 Paid Family and Medical Leave Simulator Model." (2017).</w:t>
      </w:r>
    </w:p>
  </w:footnote>
  <w:footnote w:id="12">
    <w:p w14:paraId="1E2B3C13" w14:textId="0FB03BAE" w:rsidR="005B2022" w:rsidRDefault="005B2022">
      <w:pPr>
        <w:pStyle w:val="FootnoteText"/>
      </w:pPr>
      <w:r>
        <w:rPr>
          <w:rStyle w:val="FootnoteReference"/>
        </w:rPr>
        <w:footnoteRef/>
      </w:r>
      <w:r>
        <w:t xml:space="preserve"> 672 of the 1551 FMLA leave takers/needers are considered to be financially sensitive by our composite variable.</w:t>
      </w:r>
    </w:p>
  </w:footnote>
  <w:footnote w:id="13">
    <w:p w14:paraId="5E1F880F" w14:textId="3466AC86" w:rsidR="005B2022" w:rsidRDefault="005B2022">
      <w:pPr>
        <w:pStyle w:val="FootnoteText"/>
      </w:pPr>
      <w:r>
        <w:rPr>
          <w:rStyle w:val="FootnoteReference"/>
        </w:rPr>
        <w:footnoteRef/>
      </w:r>
      <w:r>
        <w:t xml:space="preserve"> </w:t>
      </w:r>
      <w:hyperlink r:id="rId4" w:history="1">
        <w:r w:rsidRPr="00707194">
          <w:rPr>
            <w:rStyle w:val="Hyperlink"/>
          </w:rPr>
          <w:t>https://factfinder.census.gov/faces/nav/jsf/pages/searchresults.xhtml?refresh=t#</w:t>
        </w:r>
      </w:hyperlink>
      <w:r>
        <w:t xml:space="preserve"> . Retrieved 1/22/2019.</w:t>
      </w:r>
    </w:p>
  </w:footnote>
  <w:footnote w:id="14">
    <w:p w14:paraId="392CD1E2" w14:textId="7EC86F51" w:rsidR="005B2022" w:rsidRDefault="005B2022">
      <w:pPr>
        <w:pStyle w:val="FootnoteText"/>
      </w:pPr>
      <w:r>
        <w:rPr>
          <w:rStyle w:val="FootnoteReference"/>
        </w:rPr>
        <w:footnoteRef/>
      </w:r>
      <w:r>
        <w:t xml:space="preserve"> </w:t>
      </w:r>
      <w:r w:rsidRPr="003F4572">
        <w:t>Cantor, David, et al. "Balancing the needs of families and employers: Family and medical leave surveys." Report submitted to the US Department of Labor. Washington, DC: Westat (2001).</w:t>
      </w:r>
    </w:p>
  </w:footnote>
  <w:footnote w:id="15">
    <w:p w14:paraId="6A1B0C23" w14:textId="77777777" w:rsidR="005B2022" w:rsidRDefault="005B2022" w:rsidP="00552AB4">
      <w:pPr>
        <w:pStyle w:val="FootnoteText"/>
      </w:pPr>
      <w:r>
        <w:rPr>
          <w:rStyle w:val="FootnoteReference"/>
        </w:rPr>
        <w:footnoteRef/>
      </w:r>
      <w:r>
        <w:t xml:space="preserve"> See </w:t>
      </w:r>
      <w:r w:rsidRPr="008335CA">
        <w:t xml:space="preserve">Saunders, C., </w:t>
      </w:r>
      <w:r>
        <w:t xml:space="preserve">A. </w:t>
      </w:r>
      <w:r w:rsidRPr="008335CA">
        <w:t>Gammerman</w:t>
      </w:r>
      <w:r>
        <w:t xml:space="preserve"> and V. Vovk</w:t>
      </w:r>
      <w:r w:rsidRPr="008335CA">
        <w:t xml:space="preserve"> (1998). Ridge regression learning algorithm in dual variables.</w:t>
      </w:r>
    </w:p>
  </w:footnote>
  <w:footnote w:id="16">
    <w:p w14:paraId="3BE95160" w14:textId="56FFFFDA" w:rsidR="005B2022" w:rsidRDefault="005B2022">
      <w:pPr>
        <w:pStyle w:val="FootnoteText"/>
      </w:pPr>
      <w:r>
        <w:rPr>
          <w:rStyle w:val="FootnoteReference"/>
        </w:rPr>
        <w:footnoteRef/>
      </w:r>
      <w:r>
        <w:t xml:space="preserve"> </w:t>
      </w:r>
      <w:r w:rsidRPr="00DD4CD4">
        <w:t>Chen, Tianqi, and Carlos Guestrin. "Xgboost: A scalable tree boosting system." Proceedings of the 22nd acm sigkdd international conference on knowledge discovery and data mining. ACM, 2016.</w:t>
      </w:r>
    </w:p>
  </w:footnote>
  <w:footnote w:id="17">
    <w:p w14:paraId="2D9C2F49" w14:textId="77777777" w:rsidR="005B2022" w:rsidRPr="00746EE0" w:rsidRDefault="005B2022"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B3AF" w14:textId="77777777" w:rsidR="005B2022" w:rsidRDefault="005B20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6132F"/>
    <w:multiLevelType w:val="hybridMultilevel"/>
    <w:tmpl w:val="4864B01A"/>
    <w:lvl w:ilvl="0" w:tplc="2BFE3B98">
      <w:start w:val="1"/>
      <w:numFmt w:val="decimal"/>
      <w:lvlText w:val="%1."/>
      <w:lvlJc w:val="left"/>
      <w:pPr>
        <w:ind w:left="90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2914F0"/>
    <w:multiLevelType w:val="hybridMultilevel"/>
    <w:tmpl w:val="BA667F8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4F3A86"/>
    <w:multiLevelType w:val="hybridMultilevel"/>
    <w:tmpl w:val="08C0FDCA"/>
    <w:lvl w:ilvl="0" w:tplc="4C68AF5C">
      <w:start w:val="1"/>
      <w:numFmt w:val="bullet"/>
      <w:lvlText w:val=""/>
      <w:lvlJc w:val="left"/>
      <w:pPr>
        <w:ind w:left="1260" w:hanging="360"/>
      </w:pPr>
      <w:rPr>
        <w:rFonts w:ascii="Symbol" w:hAnsi="Symbol" w:hint="default"/>
      </w:rPr>
    </w:lvl>
    <w:lvl w:ilvl="1" w:tplc="21D6636A">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0A6AEE"/>
    <w:multiLevelType w:val="hybridMultilevel"/>
    <w:tmpl w:val="0F849DC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5411C66"/>
    <w:multiLevelType w:val="hybridMultilevel"/>
    <w:tmpl w:val="5832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
  </w:num>
  <w:num w:numId="4">
    <w:abstractNumId w:val="3"/>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13"/>
  </w:num>
  <w:num w:numId="8">
    <w:abstractNumId w:val="11"/>
  </w:num>
  <w:num w:numId="9">
    <w:abstractNumId w:val="22"/>
  </w:num>
  <w:num w:numId="10">
    <w:abstractNumId w:val="5"/>
  </w:num>
  <w:num w:numId="11">
    <w:abstractNumId w:val="17"/>
  </w:num>
  <w:num w:numId="12">
    <w:abstractNumId w:val="6"/>
  </w:num>
  <w:num w:numId="13">
    <w:abstractNumId w:val="23"/>
  </w:num>
  <w:num w:numId="14">
    <w:abstractNumId w:val="19"/>
  </w:num>
  <w:num w:numId="15">
    <w:abstractNumId w:val="7"/>
  </w:num>
  <w:num w:numId="16">
    <w:abstractNumId w:val="9"/>
  </w:num>
  <w:num w:numId="17">
    <w:abstractNumId w:val="4"/>
  </w:num>
  <w:num w:numId="18">
    <w:abstractNumId w:val="2"/>
  </w:num>
  <w:num w:numId="19">
    <w:abstractNumId w:val="15"/>
  </w:num>
  <w:num w:numId="20">
    <w:abstractNumId w:val="21"/>
  </w:num>
  <w:num w:numId="21">
    <w:abstractNumId w:val="16"/>
  </w:num>
  <w:num w:numId="22">
    <w:abstractNumId w:val="20"/>
  </w:num>
  <w:num w:numId="23">
    <w:abstractNumId w:val="18"/>
  </w:num>
  <w:num w:numId="24">
    <w:abstractNumId w:val="12"/>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ssica Smith">
    <w15:presenceInfo w15:providerId="AD" w15:userId="S-1-5-21-2024292843-174698863-1700471210-10224"/>
  </w15:person>
  <w15:person w15:author="Luke Patterson">
    <w15:presenceInfo w15:providerId="AD" w15:userId="S-1-5-21-2024292843-174698863-1700471210-64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6F5A"/>
    <w:rsid w:val="00017FBC"/>
    <w:rsid w:val="00020173"/>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57"/>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200"/>
    <w:rsid w:val="00066548"/>
    <w:rsid w:val="00066611"/>
    <w:rsid w:val="00066ED8"/>
    <w:rsid w:val="000672BA"/>
    <w:rsid w:val="00067539"/>
    <w:rsid w:val="00067C93"/>
    <w:rsid w:val="00067D75"/>
    <w:rsid w:val="00070BDA"/>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34A"/>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762"/>
    <w:rsid w:val="000B1847"/>
    <w:rsid w:val="000B1D33"/>
    <w:rsid w:val="000B1EEE"/>
    <w:rsid w:val="000B26C6"/>
    <w:rsid w:val="000B275C"/>
    <w:rsid w:val="000B2BDE"/>
    <w:rsid w:val="000B2E64"/>
    <w:rsid w:val="000B2F07"/>
    <w:rsid w:val="000B34AF"/>
    <w:rsid w:val="000B446E"/>
    <w:rsid w:val="000B4610"/>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0722"/>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723"/>
    <w:rsid w:val="000E5E18"/>
    <w:rsid w:val="000E5EDA"/>
    <w:rsid w:val="000E67B3"/>
    <w:rsid w:val="000E6FE4"/>
    <w:rsid w:val="000E784C"/>
    <w:rsid w:val="000E787D"/>
    <w:rsid w:val="000F04A2"/>
    <w:rsid w:val="000F1677"/>
    <w:rsid w:val="000F17F9"/>
    <w:rsid w:val="000F209E"/>
    <w:rsid w:val="000F2418"/>
    <w:rsid w:val="000F27AF"/>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5E5"/>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9A6"/>
    <w:rsid w:val="00167308"/>
    <w:rsid w:val="00167FA9"/>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5BC8"/>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6D3D"/>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32"/>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6DE7"/>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031"/>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3F9"/>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5E08"/>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5D6A"/>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48"/>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C37"/>
    <w:rsid w:val="00345D68"/>
    <w:rsid w:val="00345F1C"/>
    <w:rsid w:val="003463CD"/>
    <w:rsid w:val="00346737"/>
    <w:rsid w:val="003471F2"/>
    <w:rsid w:val="003471F8"/>
    <w:rsid w:val="00347854"/>
    <w:rsid w:val="00347A43"/>
    <w:rsid w:val="00350153"/>
    <w:rsid w:val="00350357"/>
    <w:rsid w:val="00350A20"/>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3698"/>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4572"/>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AE5"/>
    <w:rsid w:val="00404506"/>
    <w:rsid w:val="004049E8"/>
    <w:rsid w:val="00405218"/>
    <w:rsid w:val="004052F3"/>
    <w:rsid w:val="0040566E"/>
    <w:rsid w:val="00405738"/>
    <w:rsid w:val="004057D5"/>
    <w:rsid w:val="00405D6B"/>
    <w:rsid w:val="00405DE9"/>
    <w:rsid w:val="00405EF6"/>
    <w:rsid w:val="00405F17"/>
    <w:rsid w:val="004061D6"/>
    <w:rsid w:val="00406203"/>
    <w:rsid w:val="004062BD"/>
    <w:rsid w:val="004063E6"/>
    <w:rsid w:val="004071F5"/>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1F1"/>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9A3"/>
    <w:rsid w:val="00483B9E"/>
    <w:rsid w:val="00483D2F"/>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A94"/>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5B"/>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7B3"/>
    <w:rsid w:val="004A6E4A"/>
    <w:rsid w:val="004A71DD"/>
    <w:rsid w:val="004A78E8"/>
    <w:rsid w:val="004A7CBA"/>
    <w:rsid w:val="004B0256"/>
    <w:rsid w:val="004B0659"/>
    <w:rsid w:val="004B0B2C"/>
    <w:rsid w:val="004B0F45"/>
    <w:rsid w:val="004B1021"/>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A5"/>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4CA6"/>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33A0"/>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031"/>
    <w:rsid w:val="004E11D1"/>
    <w:rsid w:val="004E12F7"/>
    <w:rsid w:val="004E1854"/>
    <w:rsid w:val="004E1A82"/>
    <w:rsid w:val="004E1E83"/>
    <w:rsid w:val="004E264D"/>
    <w:rsid w:val="004E2CF5"/>
    <w:rsid w:val="004E2D74"/>
    <w:rsid w:val="004E2DBA"/>
    <w:rsid w:val="004E2E98"/>
    <w:rsid w:val="004E34DD"/>
    <w:rsid w:val="004E39C2"/>
    <w:rsid w:val="004E3D78"/>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1D40"/>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4F8"/>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022"/>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3F85"/>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AAD"/>
    <w:rsid w:val="00610B4B"/>
    <w:rsid w:val="006110F8"/>
    <w:rsid w:val="006111BE"/>
    <w:rsid w:val="00611453"/>
    <w:rsid w:val="00612034"/>
    <w:rsid w:val="00612DE9"/>
    <w:rsid w:val="006133F1"/>
    <w:rsid w:val="00613BB9"/>
    <w:rsid w:val="00613F31"/>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5F39"/>
    <w:rsid w:val="00626014"/>
    <w:rsid w:val="006265B4"/>
    <w:rsid w:val="006266F6"/>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585"/>
    <w:rsid w:val="0065176F"/>
    <w:rsid w:val="00651DFA"/>
    <w:rsid w:val="006528A6"/>
    <w:rsid w:val="006529FB"/>
    <w:rsid w:val="00652AAE"/>
    <w:rsid w:val="0065322B"/>
    <w:rsid w:val="00653E03"/>
    <w:rsid w:val="00654648"/>
    <w:rsid w:val="00654E29"/>
    <w:rsid w:val="006554A6"/>
    <w:rsid w:val="00655796"/>
    <w:rsid w:val="00655DC2"/>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3AA"/>
    <w:rsid w:val="006A6659"/>
    <w:rsid w:val="006A705F"/>
    <w:rsid w:val="006A70C7"/>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57"/>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CA1"/>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1F2D"/>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21F3"/>
    <w:rsid w:val="00703AD2"/>
    <w:rsid w:val="00703E60"/>
    <w:rsid w:val="007040D2"/>
    <w:rsid w:val="00704AFB"/>
    <w:rsid w:val="00705089"/>
    <w:rsid w:val="00705191"/>
    <w:rsid w:val="0070548E"/>
    <w:rsid w:val="00705FB9"/>
    <w:rsid w:val="007062AE"/>
    <w:rsid w:val="00706603"/>
    <w:rsid w:val="00706828"/>
    <w:rsid w:val="007068B6"/>
    <w:rsid w:val="00706BF1"/>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085"/>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8D"/>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14F3"/>
    <w:rsid w:val="00791E84"/>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4DCF"/>
    <w:rsid w:val="007A53E1"/>
    <w:rsid w:val="007A595D"/>
    <w:rsid w:val="007A5E13"/>
    <w:rsid w:val="007A5F10"/>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B67A3"/>
    <w:rsid w:val="007C12FF"/>
    <w:rsid w:val="007C1CA4"/>
    <w:rsid w:val="007C2479"/>
    <w:rsid w:val="007C25D9"/>
    <w:rsid w:val="007C2A0E"/>
    <w:rsid w:val="007C2DC7"/>
    <w:rsid w:val="007C302A"/>
    <w:rsid w:val="007C36F4"/>
    <w:rsid w:val="007C4070"/>
    <w:rsid w:val="007C414A"/>
    <w:rsid w:val="007C4235"/>
    <w:rsid w:val="007C4464"/>
    <w:rsid w:val="007C4A66"/>
    <w:rsid w:val="007C52A7"/>
    <w:rsid w:val="007C5739"/>
    <w:rsid w:val="007C589D"/>
    <w:rsid w:val="007C5A60"/>
    <w:rsid w:val="007C5B57"/>
    <w:rsid w:val="007C5C84"/>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224"/>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4A69"/>
    <w:rsid w:val="00835067"/>
    <w:rsid w:val="008359EE"/>
    <w:rsid w:val="008361D6"/>
    <w:rsid w:val="00836238"/>
    <w:rsid w:val="00837384"/>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3344"/>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0FC8"/>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4E34"/>
    <w:rsid w:val="008F51A3"/>
    <w:rsid w:val="008F5541"/>
    <w:rsid w:val="008F62E7"/>
    <w:rsid w:val="008F6660"/>
    <w:rsid w:val="008F6E3E"/>
    <w:rsid w:val="008F6F5C"/>
    <w:rsid w:val="009006B2"/>
    <w:rsid w:val="009008FE"/>
    <w:rsid w:val="00900901"/>
    <w:rsid w:val="00900B6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95A"/>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5FA6"/>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01C"/>
    <w:rsid w:val="00997646"/>
    <w:rsid w:val="0099789B"/>
    <w:rsid w:val="00997F52"/>
    <w:rsid w:val="009A016B"/>
    <w:rsid w:val="009A0D69"/>
    <w:rsid w:val="009A143B"/>
    <w:rsid w:val="009A1CD8"/>
    <w:rsid w:val="009A201B"/>
    <w:rsid w:val="009A202C"/>
    <w:rsid w:val="009A205E"/>
    <w:rsid w:val="009A260C"/>
    <w:rsid w:val="009A2642"/>
    <w:rsid w:val="009A289C"/>
    <w:rsid w:val="009A2B04"/>
    <w:rsid w:val="009A2F80"/>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51F"/>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3D9"/>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068"/>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0B5"/>
    <w:rsid w:val="00A920EC"/>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2B0"/>
    <w:rsid w:val="00AA74D3"/>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235"/>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6DA"/>
    <w:rsid w:val="00AE474E"/>
    <w:rsid w:val="00AE4B08"/>
    <w:rsid w:val="00AE4ECE"/>
    <w:rsid w:val="00AE55B5"/>
    <w:rsid w:val="00AE5C1C"/>
    <w:rsid w:val="00AE5C30"/>
    <w:rsid w:val="00AE64C1"/>
    <w:rsid w:val="00AE6854"/>
    <w:rsid w:val="00AE68D7"/>
    <w:rsid w:val="00AE6DED"/>
    <w:rsid w:val="00AE6F19"/>
    <w:rsid w:val="00AE773C"/>
    <w:rsid w:val="00AE793E"/>
    <w:rsid w:val="00AE7F93"/>
    <w:rsid w:val="00AF0190"/>
    <w:rsid w:val="00AF01E4"/>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A89"/>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03C"/>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2C9"/>
    <w:rsid w:val="00BC7D55"/>
    <w:rsid w:val="00BC7E17"/>
    <w:rsid w:val="00BC7F76"/>
    <w:rsid w:val="00BD01ED"/>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F75"/>
    <w:rsid w:val="00C02081"/>
    <w:rsid w:val="00C0216C"/>
    <w:rsid w:val="00C0279F"/>
    <w:rsid w:val="00C02981"/>
    <w:rsid w:val="00C02E6B"/>
    <w:rsid w:val="00C03046"/>
    <w:rsid w:val="00C03764"/>
    <w:rsid w:val="00C03970"/>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05A"/>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2B9"/>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B0B"/>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A47"/>
    <w:rsid w:val="00CB5B6D"/>
    <w:rsid w:val="00CB5D49"/>
    <w:rsid w:val="00CB6136"/>
    <w:rsid w:val="00CB63ED"/>
    <w:rsid w:val="00CB6B57"/>
    <w:rsid w:val="00CB70A8"/>
    <w:rsid w:val="00CB72D6"/>
    <w:rsid w:val="00CB74A4"/>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26C"/>
    <w:rsid w:val="00CE4BAF"/>
    <w:rsid w:val="00CE4C6E"/>
    <w:rsid w:val="00CE54D3"/>
    <w:rsid w:val="00CE570F"/>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CC6"/>
    <w:rsid w:val="00CF5E48"/>
    <w:rsid w:val="00CF6F3A"/>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9F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839"/>
    <w:rsid w:val="00D43A34"/>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0C8F"/>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03"/>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B52"/>
    <w:rsid w:val="00D75F14"/>
    <w:rsid w:val="00D760E9"/>
    <w:rsid w:val="00D765DB"/>
    <w:rsid w:val="00D76606"/>
    <w:rsid w:val="00D76722"/>
    <w:rsid w:val="00D76EA5"/>
    <w:rsid w:val="00D76F11"/>
    <w:rsid w:val="00D7713D"/>
    <w:rsid w:val="00D77B48"/>
    <w:rsid w:val="00D77E50"/>
    <w:rsid w:val="00D77E71"/>
    <w:rsid w:val="00D8024E"/>
    <w:rsid w:val="00D80556"/>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276"/>
    <w:rsid w:val="00D97ABA"/>
    <w:rsid w:val="00DA0063"/>
    <w:rsid w:val="00DA0088"/>
    <w:rsid w:val="00DA0F2C"/>
    <w:rsid w:val="00DA13BE"/>
    <w:rsid w:val="00DA1ED9"/>
    <w:rsid w:val="00DA2437"/>
    <w:rsid w:val="00DA27B0"/>
    <w:rsid w:val="00DA2F0F"/>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104"/>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4E41"/>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4CD4"/>
    <w:rsid w:val="00DD50C9"/>
    <w:rsid w:val="00DD513C"/>
    <w:rsid w:val="00DD5AC5"/>
    <w:rsid w:val="00DD5B4E"/>
    <w:rsid w:val="00DD5E88"/>
    <w:rsid w:val="00DD5F62"/>
    <w:rsid w:val="00DD617E"/>
    <w:rsid w:val="00DD618E"/>
    <w:rsid w:val="00DD66FE"/>
    <w:rsid w:val="00DE0351"/>
    <w:rsid w:val="00DE0654"/>
    <w:rsid w:val="00DE0EE2"/>
    <w:rsid w:val="00DE0EF0"/>
    <w:rsid w:val="00DE17EE"/>
    <w:rsid w:val="00DE33C1"/>
    <w:rsid w:val="00DE34B8"/>
    <w:rsid w:val="00DE3500"/>
    <w:rsid w:val="00DE39BD"/>
    <w:rsid w:val="00DE3CD8"/>
    <w:rsid w:val="00DE41A5"/>
    <w:rsid w:val="00DE41B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2F9"/>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299"/>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7A8"/>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0BC"/>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476"/>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A87"/>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C0100"/>
    <w:rsid w:val="00EC0240"/>
    <w:rsid w:val="00EC07C1"/>
    <w:rsid w:val="00EC149A"/>
    <w:rsid w:val="00EC1514"/>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B79"/>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6FAE"/>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0B7"/>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0B3"/>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333"/>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C00D9"/>
    <w:rsid w:val="00FC02C8"/>
    <w:rsid w:val="00FC063F"/>
    <w:rsid w:val="00FC0E12"/>
    <w:rsid w:val="00FC1012"/>
    <w:rsid w:val="00FC1605"/>
    <w:rsid w:val="00FC2A5F"/>
    <w:rsid w:val="00FC2D39"/>
    <w:rsid w:val="00FC306E"/>
    <w:rsid w:val="00FC3B66"/>
    <w:rsid w:val="00FC3F99"/>
    <w:rsid w:val="00FC4161"/>
    <w:rsid w:val="00FC48B1"/>
    <w:rsid w:val="00FC4BAD"/>
    <w:rsid w:val="00FC51E1"/>
    <w:rsid w:val="00FC52A2"/>
    <w:rsid w:val="00FC52FA"/>
    <w:rsid w:val="00FC5423"/>
    <w:rsid w:val="00FC56AD"/>
    <w:rsid w:val="00FC62A4"/>
    <w:rsid w:val="00FC6660"/>
    <w:rsid w:val="00FC67B7"/>
    <w:rsid w:val="00FC6EA2"/>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7602231">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census.gov/programs-surveys/acs/technical-documentation/pums/documentation.html" TargetMode="External"/><Relationship Id="rId34" Type="http://schemas.openxmlformats.org/officeDocument/2006/relationships/image" Target="media/image16.png"/><Relationship Id="rId42" Type="http://schemas.openxmlformats.org/officeDocument/2006/relationships/hyperlink" Target="https://www.nj.gov/labor/forms_pdfs/tdi/FLI%20Summary%20Report%20for%202016.pdf" TargetMode="External"/><Relationship Id="rId47"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yperlink" Target="https://www.census.gov/programs-surveys/acs/technical-documentation/pums/documentation.html" TargetMode="External"/><Relationship Id="rId29" Type="http://schemas.openxmlformats.org/officeDocument/2006/relationships/image" Target="media/image11.png"/><Relationship Id="rId41" Type="http://schemas.openxmlformats.org/officeDocument/2006/relationships/hyperlink" Target="https://www.edd.ca.gov/about_edd/pdf/qspfl_PFL_Program_Statistics.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www.edd.ca.gov/about_edd/pdf/qsdi_DI_Program_Statistics.pdf" TargetMode="External"/><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hyperlink" Target="https://www.dol.gov/sites/dolgov/files/OASP/legacy/files/FMLA-2012-Rev-Public-Use-File-Documentation.pdf"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yperlink" Target="http://www.dlt.ri.gov/lmi/uiadmin.htm"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ceprdata.org/wp-content/cps/CPS_March_Codebook_2014_traditional.pdf"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www.nj.gov/labor/forms_pdfs/tdi/TDI%20Report%20for%202016.pdf"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dol.gov/asp/evaluation/fmla/FMLA-2012-Technical-Report.pdf" TargetMode="External"/><Relationship Id="rId2" Type="http://schemas.openxmlformats.org/officeDocument/2006/relationships/hyperlink" Target="https://www.dol.gov/wb/media/paidleavegrants.htm" TargetMode="External"/><Relationship Id="rId1" Type="http://schemas.openxmlformats.org/officeDocument/2006/relationships/hyperlink" Target="https://www.bls.gov/ncs/ebs/benefits/2016/ownership/civilian/table32a.htm" TargetMode="External"/><Relationship Id="rId4" Type="http://schemas.openxmlformats.org/officeDocument/2006/relationships/hyperlink" Target="https://factfinder.census.gov/faces/nav/jsf/pages/searchresults.xhtml?refres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2.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3.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4.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9EAECBA-FA07-4927-B27A-15354840F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1045</TotalTime>
  <Pages>1</Pages>
  <Words>18847</Words>
  <Characters>107432</Characters>
  <Application>Microsoft Office Word</Application>
  <DocSecurity>0</DocSecurity>
  <Lines>895</Lines>
  <Paragraphs>252</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126027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5</cp:revision>
  <cp:lastPrinted>2017-12-02T07:57:00Z</cp:lastPrinted>
  <dcterms:created xsi:type="dcterms:W3CDTF">2020-02-04T14:03:00Z</dcterms:created>
  <dcterms:modified xsi:type="dcterms:W3CDTF">2020-02-14T15:00:00Z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